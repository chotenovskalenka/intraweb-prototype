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35B3F" w:rsidR="1665CB06" w:rsidP="53D0D049" w:rsidRDefault="1665CB06" w14:paraId="515C56EB" w14:textId="506B7193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Název UC</w:t>
      </w:r>
    </w:p>
    <w:p w:rsidRPr="00535B3F" w:rsidR="1665CB06" w:rsidP="48AAE043" w:rsidRDefault="755CCA37" w14:paraId="4356B9A9" w14:textId="4601FFA1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Administrace</w:t>
      </w:r>
      <w:r w:rsidRPr="00535B3F" w:rsidR="3BACB1CD">
        <w:rPr>
          <w:rFonts w:ascii="Aptos" w:hAnsi="Aptos" w:eastAsia="Aptos" w:cs="Aptos"/>
          <w:color w:val="000000" w:themeColor="text1"/>
        </w:rPr>
        <w:t xml:space="preserve"> – K</w:t>
      </w:r>
      <w:r w:rsidRPr="00535B3F" w:rsidR="356B0AC3">
        <w:rPr>
          <w:rFonts w:ascii="Aptos" w:hAnsi="Aptos" w:eastAsia="Aptos" w:cs="Aptos"/>
          <w:color w:val="000000" w:themeColor="text1"/>
        </w:rPr>
        <w:t>o</w:t>
      </w:r>
      <w:r w:rsidRPr="00535B3F" w:rsidR="3BACB1CD">
        <w:rPr>
          <w:rFonts w:ascii="Aptos" w:hAnsi="Aptos" w:eastAsia="Aptos" w:cs="Aptos"/>
          <w:color w:val="000000" w:themeColor="text1"/>
        </w:rPr>
        <w:t xml:space="preserve">nfigurace </w:t>
      </w:r>
      <w:r w:rsidRPr="00535B3F" w:rsidR="029C1D11">
        <w:rPr>
          <w:rFonts w:ascii="Aptos" w:hAnsi="Aptos" w:eastAsia="Aptos" w:cs="Aptos"/>
          <w:color w:val="000000" w:themeColor="text1"/>
        </w:rPr>
        <w:t>FC Příjem (produkce, test, vývoj)</w:t>
      </w:r>
    </w:p>
    <w:p w:rsidRPr="00535B3F" w:rsidR="53D0D049" w:rsidP="53D0D049" w:rsidRDefault="53D0D049" w14:paraId="1566E2CE" w14:textId="21BCC20D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7DE933D8" w14:textId="35D13825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Identifikátor UC</w:t>
      </w:r>
    </w:p>
    <w:p w:rsidRPr="00535B3F" w:rsidR="000C1C6B" w:rsidP="48AAE043" w:rsidRDefault="000C1C6B" w14:paraId="0CE31B2D" w14:textId="5FBF1781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ADM-</w:t>
      </w:r>
      <w:r w:rsidRPr="00535B3F" w:rsidR="00974846">
        <w:rPr>
          <w:rFonts w:ascii="Aptos" w:hAnsi="Aptos" w:eastAsia="Aptos" w:cs="Aptos"/>
          <w:color w:val="000000" w:themeColor="text1"/>
        </w:rPr>
        <w:t>PJM-Konfigurace</w:t>
      </w:r>
    </w:p>
    <w:p w:rsidRPr="00535B3F" w:rsidR="53D0D049" w:rsidP="53D0D049" w:rsidRDefault="53D0D049" w14:paraId="43E7BA23" w14:textId="53415963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678DD25C" w14:textId="3B86F61F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Úroveň</w:t>
      </w:r>
    </w:p>
    <w:p w:rsidRPr="00535B3F" w:rsidR="222B803C" w:rsidP="6929B2B2" w:rsidRDefault="222B803C" w14:paraId="68C6B9BF" w14:textId="54A83B7E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Zá</w:t>
      </w:r>
      <w:r w:rsidRPr="00535B3F" w:rsidR="0CAA6B4A">
        <w:rPr>
          <w:rFonts w:ascii="Aptos" w:hAnsi="Aptos" w:eastAsia="Aptos" w:cs="Aptos"/>
          <w:color w:val="000000" w:themeColor="text1"/>
        </w:rPr>
        <w:t>kladní</w:t>
      </w:r>
      <w:r w:rsidRPr="00535B3F">
        <w:rPr>
          <w:rFonts w:ascii="Aptos" w:hAnsi="Aptos" w:eastAsia="Aptos" w:cs="Aptos"/>
          <w:color w:val="000000" w:themeColor="text1"/>
        </w:rPr>
        <w:t xml:space="preserve"> </w:t>
      </w:r>
      <w:r w:rsidRPr="00535B3F" w:rsidR="19CE58E9">
        <w:rPr>
          <w:rFonts w:ascii="Aptos" w:hAnsi="Aptos" w:eastAsia="Aptos" w:cs="Aptos"/>
          <w:color w:val="000000" w:themeColor="text1"/>
        </w:rPr>
        <w:t>úkol</w:t>
      </w:r>
      <w:r w:rsidRPr="00535B3F" w:rsidR="302038B9">
        <w:rPr>
          <w:rFonts w:ascii="Aptos" w:hAnsi="Aptos" w:eastAsia="Aptos" w:cs="Aptos"/>
          <w:color w:val="000000" w:themeColor="text1"/>
        </w:rPr>
        <w:t xml:space="preserve"> </w:t>
      </w:r>
      <w:r w:rsidRPr="00535B3F" w:rsidR="090D5C14">
        <w:rPr>
          <w:rFonts w:ascii="Aptos" w:hAnsi="Aptos" w:eastAsia="Aptos" w:cs="Aptos"/>
          <w:color w:val="000000" w:themeColor="text1"/>
        </w:rPr>
        <w:t>administrace</w:t>
      </w:r>
      <w:r w:rsidRPr="00535B3F" w:rsidR="19CE58E9">
        <w:rPr>
          <w:rFonts w:ascii="Aptos" w:hAnsi="Aptos" w:eastAsia="Aptos" w:cs="Aptos"/>
          <w:color w:val="000000" w:themeColor="text1"/>
        </w:rPr>
        <w:t xml:space="preserve"> – hlavním cílem</w:t>
      </w:r>
      <w:r w:rsidRPr="00535B3F" w:rsidR="07A49078">
        <w:rPr>
          <w:rFonts w:ascii="Aptos" w:hAnsi="Aptos" w:eastAsia="Aptos" w:cs="Aptos"/>
          <w:color w:val="000000" w:themeColor="text1"/>
        </w:rPr>
        <w:t>:</w:t>
      </w:r>
    </w:p>
    <w:p w:rsidRPr="00535B3F" w:rsidR="222B803C" w:rsidP="6929B2B2" w:rsidRDefault="19CE58E9" w14:paraId="54048D5B" w14:textId="546C206B">
      <w:pPr>
        <w:pStyle w:val="Odstavecseseznamem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je</w:t>
      </w:r>
      <w:r w:rsidRPr="00535B3F" w:rsidR="35978A69">
        <w:rPr>
          <w:rFonts w:ascii="Aptos" w:hAnsi="Aptos" w:eastAsia="Aptos" w:cs="Aptos"/>
          <w:color w:val="000000" w:themeColor="text1"/>
        </w:rPr>
        <w:t xml:space="preserve"> sch</w:t>
      </w:r>
      <w:r w:rsidRPr="00535B3F" w:rsidR="50428783">
        <w:rPr>
          <w:rFonts w:ascii="Aptos" w:hAnsi="Aptos" w:eastAsia="Aptos" w:cs="Aptos"/>
          <w:color w:val="000000" w:themeColor="text1"/>
        </w:rPr>
        <w:t xml:space="preserve">opnost nakonfigurovat </w:t>
      </w:r>
      <w:r w:rsidRPr="00535B3F" w:rsidR="34BBE9A8">
        <w:rPr>
          <w:rFonts w:ascii="Aptos" w:hAnsi="Aptos" w:eastAsia="Aptos" w:cs="Aptos"/>
          <w:color w:val="000000" w:themeColor="text1"/>
        </w:rPr>
        <w:t xml:space="preserve">činnost </w:t>
      </w:r>
      <w:r w:rsidRPr="00535B3F" w:rsidR="5C10ECAB">
        <w:rPr>
          <w:rFonts w:ascii="Aptos" w:hAnsi="Aptos" w:eastAsia="Aptos" w:cs="Aptos"/>
          <w:color w:val="000000" w:themeColor="text1"/>
        </w:rPr>
        <w:t>funkční</w:t>
      </w:r>
      <w:r w:rsidRPr="00535B3F" w:rsidR="283F25FD">
        <w:rPr>
          <w:rFonts w:ascii="Aptos" w:hAnsi="Aptos" w:eastAsia="Aptos" w:cs="Aptos"/>
          <w:color w:val="000000" w:themeColor="text1"/>
        </w:rPr>
        <w:t>ho</w:t>
      </w:r>
      <w:r w:rsidRPr="00535B3F" w:rsidR="5C10ECAB">
        <w:rPr>
          <w:rFonts w:ascii="Aptos" w:hAnsi="Aptos" w:eastAsia="Aptos" w:cs="Aptos"/>
          <w:color w:val="000000" w:themeColor="text1"/>
        </w:rPr>
        <w:t xml:space="preserve"> celk</w:t>
      </w:r>
      <w:r w:rsidRPr="00535B3F" w:rsidR="348372AD">
        <w:rPr>
          <w:rFonts w:ascii="Aptos" w:hAnsi="Aptos" w:eastAsia="Aptos" w:cs="Aptos"/>
          <w:color w:val="000000" w:themeColor="text1"/>
        </w:rPr>
        <w:t>u Příjem</w:t>
      </w:r>
      <w:r w:rsidRPr="00535B3F" w:rsidR="0F6B65B9">
        <w:rPr>
          <w:rFonts w:ascii="Aptos" w:hAnsi="Aptos" w:eastAsia="Aptos" w:cs="Aptos"/>
          <w:color w:val="000000" w:themeColor="text1"/>
        </w:rPr>
        <w:t xml:space="preserve"> </w:t>
      </w:r>
      <w:r w:rsidRPr="00535B3F" w:rsidR="00974846">
        <w:rPr>
          <w:rFonts w:ascii="Aptos" w:hAnsi="Aptos" w:eastAsia="Aptos" w:cs="Aptos"/>
          <w:color w:val="000000" w:themeColor="text1"/>
        </w:rPr>
        <w:t>–</w:t>
      </w:r>
      <w:r w:rsidRPr="00535B3F" w:rsidR="0F6B65B9">
        <w:rPr>
          <w:rFonts w:ascii="Aptos" w:hAnsi="Aptos" w:eastAsia="Aptos" w:cs="Aptos"/>
          <w:color w:val="000000" w:themeColor="text1"/>
        </w:rPr>
        <w:t xml:space="preserve"> celkové </w:t>
      </w:r>
      <w:proofErr w:type="spellStart"/>
      <w:r w:rsidRPr="00535B3F" w:rsidR="0F6B65B9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 w:rsidR="0F6B65B9">
        <w:rPr>
          <w:rFonts w:ascii="Aptos" w:hAnsi="Aptos" w:eastAsia="Aptos" w:cs="Aptos"/>
          <w:color w:val="000000" w:themeColor="text1"/>
        </w:rPr>
        <w:t xml:space="preserve"> </w:t>
      </w:r>
    </w:p>
    <w:p w:rsidRPr="00535B3F" w:rsidR="222B803C" w:rsidP="6929B2B2" w:rsidRDefault="0F6B65B9" w14:paraId="34932E5F" w14:textId="3CD12F2A">
      <w:pPr>
        <w:pStyle w:val="Odstavecseseznamem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nastavení jednotlivých scénářů, zejména podle typu vstupního SIP</w:t>
      </w:r>
      <w:r w:rsidRPr="00535B3F" w:rsidR="26AB31D8">
        <w:rPr>
          <w:rFonts w:ascii="Aptos" w:hAnsi="Aptos" w:eastAsia="Aptos" w:cs="Aptos"/>
          <w:color w:val="000000" w:themeColor="text1"/>
        </w:rPr>
        <w:t xml:space="preserve"> nebo podle jeho obsahu</w:t>
      </w:r>
      <w:r w:rsidRPr="00535B3F" w:rsidR="3AD96107">
        <w:rPr>
          <w:rFonts w:ascii="Aptos" w:hAnsi="Aptos" w:eastAsia="Aptos" w:cs="Aptos"/>
          <w:color w:val="000000" w:themeColor="text1"/>
        </w:rPr>
        <w:t xml:space="preserve"> (požadavek B.3.2)</w:t>
      </w:r>
      <w:r w:rsidRPr="00535B3F" w:rsidR="0EDA18FC">
        <w:rPr>
          <w:rFonts w:ascii="Aptos" w:hAnsi="Aptos" w:eastAsia="Aptos" w:cs="Aptos"/>
          <w:color w:val="000000" w:themeColor="text1"/>
        </w:rPr>
        <w:t xml:space="preserve"> (</w:t>
      </w:r>
      <w:r w:rsidRPr="00535B3F" w:rsidR="528FF8E5">
        <w:rPr>
          <w:rFonts w:ascii="Aptos" w:hAnsi="Aptos" w:eastAsia="Aptos" w:cs="Aptos"/>
          <w:color w:val="000000" w:themeColor="text1"/>
        </w:rPr>
        <w:t>Např. Přítomnost/nepřítomnost schémat, dokumentace</w:t>
      </w:r>
      <w:r w:rsidRPr="00535B3F" w:rsidR="2AAD9E51">
        <w:rPr>
          <w:rFonts w:ascii="Aptos" w:hAnsi="Aptos" w:eastAsia="Aptos" w:cs="Aptos"/>
          <w:color w:val="000000" w:themeColor="text1"/>
        </w:rPr>
        <w:t xml:space="preserve">; </w:t>
      </w:r>
      <w:r w:rsidRPr="00535B3F" w:rsidR="4B8E0FC2">
        <w:rPr>
          <w:rFonts w:ascii="Aptos" w:hAnsi="Aptos" w:eastAsia="Aptos" w:cs="Aptos"/>
          <w:color w:val="000000" w:themeColor="text1"/>
        </w:rPr>
        <w:t xml:space="preserve">Dle </w:t>
      </w:r>
      <w:r w:rsidRPr="00535B3F" w:rsidR="26AB31D8">
        <w:rPr>
          <w:rFonts w:ascii="Aptos" w:hAnsi="Aptos" w:eastAsia="Aptos" w:cs="Aptos"/>
          <w:color w:val="000000" w:themeColor="text1"/>
        </w:rPr>
        <w:t>datov</w:t>
      </w:r>
      <w:r w:rsidRPr="00535B3F" w:rsidR="67AEDA21">
        <w:rPr>
          <w:rFonts w:ascii="Aptos" w:hAnsi="Aptos" w:eastAsia="Aptos" w:cs="Aptos"/>
          <w:color w:val="000000" w:themeColor="text1"/>
        </w:rPr>
        <w:t>ého</w:t>
      </w:r>
      <w:r w:rsidRPr="00535B3F" w:rsidR="26AB31D8">
        <w:rPr>
          <w:rFonts w:ascii="Aptos" w:hAnsi="Aptos" w:eastAsia="Aptos" w:cs="Aptos"/>
          <w:color w:val="000000" w:themeColor="text1"/>
        </w:rPr>
        <w:t xml:space="preserve"> objekt</w:t>
      </w:r>
      <w:r w:rsidRPr="00535B3F" w:rsidR="24588A70">
        <w:rPr>
          <w:rFonts w:ascii="Aptos" w:hAnsi="Aptos" w:eastAsia="Aptos" w:cs="Aptos"/>
          <w:color w:val="000000" w:themeColor="text1"/>
        </w:rPr>
        <w:t>u</w:t>
      </w:r>
      <w:r w:rsidRPr="00535B3F" w:rsidR="0C82BCA4">
        <w:rPr>
          <w:rFonts w:ascii="Aptos" w:hAnsi="Aptos" w:eastAsia="Aptos" w:cs="Aptos"/>
          <w:color w:val="000000" w:themeColor="text1"/>
        </w:rPr>
        <w:t xml:space="preserve">; dle </w:t>
      </w:r>
      <w:r w:rsidRPr="00535B3F" w:rsidR="73722637">
        <w:rPr>
          <w:rFonts w:ascii="Aptos" w:hAnsi="Aptos" w:eastAsia="Aptos" w:cs="Aptos"/>
          <w:color w:val="000000" w:themeColor="text1"/>
        </w:rPr>
        <w:t>Datového f</w:t>
      </w:r>
      <w:r w:rsidRPr="00535B3F" w:rsidR="26AB31D8">
        <w:rPr>
          <w:rFonts w:ascii="Aptos" w:hAnsi="Aptos" w:eastAsia="Aptos" w:cs="Aptos"/>
          <w:color w:val="000000" w:themeColor="text1"/>
        </w:rPr>
        <w:t>ormát</w:t>
      </w:r>
      <w:r w:rsidRPr="00535B3F" w:rsidR="73722637">
        <w:rPr>
          <w:rFonts w:ascii="Aptos" w:hAnsi="Aptos" w:eastAsia="Aptos" w:cs="Aptos"/>
          <w:color w:val="000000" w:themeColor="text1"/>
        </w:rPr>
        <w:t>u</w:t>
      </w:r>
      <w:r w:rsidRPr="00535B3F" w:rsidR="13263811">
        <w:rPr>
          <w:rFonts w:ascii="Aptos" w:hAnsi="Aptos" w:eastAsia="Aptos" w:cs="Aptos"/>
          <w:color w:val="000000" w:themeColor="text1"/>
        </w:rPr>
        <w:t>)</w:t>
      </w:r>
    </w:p>
    <w:p w:rsidRPr="00535B3F" w:rsidR="6BD983EA" w:rsidP="6929B2B2" w:rsidRDefault="6BD983EA" w14:paraId="029EE95C" w14:textId="6D5AECD6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Paralelizace postupu</w:t>
      </w:r>
    </w:p>
    <w:p w:rsidRPr="00535B3F" w:rsidR="6BD983EA" w:rsidP="6929B2B2" w:rsidRDefault="6BD983EA" w14:paraId="147890EB" w14:textId="1155794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Konfigurace komunikačního rozhraní</w:t>
      </w:r>
    </w:p>
    <w:p w:rsidRPr="00535B3F" w:rsidR="53D0D049" w:rsidP="53D0D049" w:rsidRDefault="53D0D049" w14:paraId="32414A23" w14:textId="60D3D6D9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55EC82B7" w14:textId="4752C7BB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Aktéři</w:t>
      </w:r>
    </w:p>
    <w:p w:rsidRPr="00535B3F" w:rsidR="1665CB06" w:rsidP="3AFACEBA" w:rsidRDefault="777B3E31" w14:paraId="610E9E98" w14:textId="4512CFB0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Primární: </w:t>
      </w:r>
    </w:p>
    <w:p w:rsidRPr="00535B3F" w:rsidR="00495E62" w:rsidP="3AFACEBA" w:rsidRDefault="777B3E31" w14:paraId="4F8A5D81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FC </w:t>
      </w:r>
      <w:r w:rsidRPr="00535B3F" w:rsidR="4251B6C0">
        <w:rPr>
          <w:rFonts w:ascii="Aptos" w:hAnsi="Aptos" w:eastAsia="Aptos" w:cs="Aptos"/>
          <w:color w:val="000000" w:themeColor="text1"/>
        </w:rPr>
        <w:t>Administrace</w:t>
      </w:r>
    </w:p>
    <w:p w:rsidRPr="00535B3F" w:rsidR="351E02A6" w:rsidP="3AFACEBA" w:rsidRDefault="351E02A6" w14:paraId="558E4530" w14:textId="09099449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FC Příjem</w:t>
      </w:r>
    </w:p>
    <w:p w:rsidRPr="00535B3F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Sekundární: </w:t>
      </w:r>
    </w:p>
    <w:p w:rsidRPr="00535B3F" w:rsidR="00495E62" w:rsidP="53D0D049" w:rsidRDefault="777B3E31" w14:paraId="5CC23622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FC Správa dat</w:t>
      </w:r>
      <w:r w:rsidRPr="00535B3F" w:rsidR="0BCCFD04">
        <w:rPr>
          <w:rFonts w:ascii="Aptos" w:hAnsi="Aptos" w:eastAsia="Aptos" w:cs="Aptos"/>
          <w:color w:val="000000" w:themeColor="text1"/>
        </w:rPr>
        <w:t xml:space="preserve"> </w:t>
      </w:r>
    </w:p>
    <w:p w:rsidRPr="00535B3F" w:rsidR="00495E62" w:rsidP="41EA63E7" w:rsidRDefault="0BCCFD04" w14:paraId="28AA73F6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FC Plánování uchovávání</w:t>
      </w:r>
    </w:p>
    <w:p w:rsidRPr="00535B3F" w:rsidR="00495E62" w:rsidP="41EA63E7" w:rsidRDefault="17284349" w14:paraId="5124BC4C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FC Uložení dat</w:t>
      </w:r>
    </w:p>
    <w:p w:rsidRPr="00535B3F" w:rsidR="00495E62" w:rsidP="53D0D049" w:rsidRDefault="17284349" w14:paraId="0EFFC0F3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FC Přístup</w:t>
      </w:r>
    </w:p>
    <w:p w:rsidRPr="00535B3F" w:rsidR="00495E62" w:rsidP="41EA63E7" w:rsidRDefault="0BCCFD04" w14:paraId="6BDB16E6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Modul Migrace</w:t>
      </w:r>
      <w:r w:rsidRPr="00535B3F" w:rsidR="2BA398C3">
        <w:rPr>
          <w:rFonts w:ascii="Aptos" w:hAnsi="Aptos" w:eastAsia="Aptos" w:cs="Aptos"/>
          <w:color w:val="000000" w:themeColor="text1"/>
        </w:rPr>
        <w:t xml:space="preserve">, OCR/ASR, Překlad, Náhled, AI, </w:t>
      </w:r>
      <w:proofErr w:type="spellStart"/>
      <w:r w:rsidRPr="00535B3F" w:rsidR="0E522A37">
        <w:rPr>
          <w:rFonts w:ascii="Aptos" w:hAnsi="Aptos" w:eastAsia="Aptos" w:cs="Aptos"/>
          <w:color w:val="000000" w:themeColor="text1"/>
        </w:rPr>
        <w:t>GeoCAD</w:t>
      </w:r>
      <w:proofErr w:type="spellEnd"/>
    </w:p>
    <w:p w:rsidRPr="00535B3F" w:rsidR="2BA398C3" w:rsidP="41EA63E7" w:rsidRDefault="2BA398C3" w14:paraId="54F7BA62" w14:textId="077342EC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Služba KPSVD</w:t>
      </w:r>
    </w:p>
    <w:p w:rsidRPr="00535B3F" w:rsidR="53D0D049" w:rsidP="53D0D049" w:rsidRDefault="53D0D049" w14:paraId="46993666" w14:textId="4087F1AD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2D66D412" w14:textId="1517AD9A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Zainteresované strany a jejich zájmy</w:t>
      </w:r>
    </w:p>
    <w:p w:rsidRPr="00535B3F" w:rsidR="1665CB06" w:rsidP="53D0D049" w:rsidRDefault="2C29975A" w14:paraId="4FD4C747" w14:textId="3273845F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Administrátor FC Příjem</w:t>
      </w:r>
      <w:r w:rsidRPr="00535B3F" w:rsidR="1665CB06">
        <w:rPr>
          <w:rFonts w:ascii="Aptos" w:hAnsi="Aptos" w:eastAsia="Aptos" w:cs="Aptos"/>
          <w:color w:val="000000" w:themeColor="text1"/>
        </w:rPr>
        <w:t>:</w:t>
      </w:r>
    </w:p>
    <w:p w:rsidRPr="00535B3F" w:rsidR="0BC6C1C6" w:rsidP="41EA63E7" w:rsidRDefault="32D1C59F" w14:paraId="0B283535" w14:textId="0BEC159C">
      <w:pPr>
        <w:pStyle w:val="Odstavecseseznamem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Potřebuje </w:t>
      </w:r>
      <w:r w:rsidRPr="00535B3F" w:rsidR="0BC6C1C6">
        <w:rPr>
          <w:rFonts w:ascii="Aptos" w:hAnsi="Aptos" w:eastAsia="Aptos" w:cs="Aptos"/>
          <w:color w:val="000000" w:themeColor="text1"/>
        </w:rPr>
        <w:t xml:space="preserve">mít možnost konfigurace </w:t>
      </w:r>
      <w:r w:rsidRPr="00535B3F" w:rsidR="199C83D3">
        <w:rPr>
          <w:rFonts w:ascii="Aptos" w:hAnsi="Aptos" w:eastAsia="Aptos" w:cs="Aptos"/>
          <w:color w:val="000000" w:themeColor="text1"/>
        </w:rPr>
        <w:t>FC P</w:t>
      </w:r>
      <w:r w:rsidRPr="00535B3F" w:rsidR="00631E00">
        <w:rPr>
          <w:rFonts w:ascii="Aptos" w:hAnsi="Aptos" w:eastAsia="Aptos" w:cs="Aptos"/>
          <w:color w:val="000000" w:themeColor="text1"/>
        </w:rPr>
        <w:t>říjem</w:t>
      </w:r>
      <w:r w:rsidRPr="00535B3F" w:rsidR="0BC6C1C6">
        <w:rPr>
          <w:rFonts w:ascii="Aptos" w:hAnsi="Aptos" w:eastAsia="Aptos" w:cs="Aptos"/>
          <w:color w:val="000000" w:themeColor="text1"/>
        </w:rPr>
        <w:t xml:space="preserve"> </w:t>
      </w:r>
      <w:r w:rsidRPr="00535B3F" w:rsidR="00631E00">
        <w:rPr>
          <w:rFonts w:ascii="Aptos" w:hAnsi="Aptos" w:eastAsia="Aptos" w:cs="Aptos"/>
          <w:color w:val="000000" w:themeColor="text1"/>
        </w:rPr>
        <w:t>–</w:t>
      </w:r>
      <w:r w:rsidRPr="00535B3F" w:rsidR="00141929">
        <w:rPr>
          <w:rFonts w:ascii="Aptos" w:hAnsi="Aptos" w:eastAsia="Aptos" w:cs="Aptos"/>
          <w:color w:val="000000" w:themeColor="text1"/>
        </w:rPr>
        <w:t xml:space="preserve"> </w:t>
      </w:r>
      <w:r w:rsidRPr="00535B3F" w:rsidR="0BC6C1C6">
        <w:rPr>
          <w:rFonts w:ascii="Aptos" w:hAnsi="Aptos" w:eastAsia="Aptos" w:cs="Aptos"/>
          <w:color w:val="000000" w:themeColor="text1"/>
        </w:rPr>
        <w:t xml:space="preserve">nastavení základního </w:t>
      </w:r>
      <w:proofErr w:type="spellStart"/>
      <w:r w:rsidRPr="00535B3F" w:rsidR="0BC6C1C6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 w:rsidR="5CD8709D">
        <w:rPr>
          <w:rFonts w:ascii="Aptos" w:hAnsi="Aptos" w:eastAsia="Aptos" w:cs="Aptos"/>
          <w:color w:val="000000" w:themeColor="text1"/>
        </w:rPr>
        <w:t xml:space="preserve"> a jednotlivých kroků</w:t>
      </w:r>
      <w:r w:rsidRPr="00535B3F" w:rsidR="0BC6C1C6">
        <w:rPr>
          <w:rFonts w:ascii="Aptos" w:hAnsi="Aptos" w:eastAsia="Aptos" w:cs="Aptos"/>
          <w:color w:val="000000" w:themeColor="text1"/>
        </w:rPr>
        <w:t xml:space="preserve">, použití defaultní konfigurace, možnost </w:t>
      </w:r>
      <w:r w:rsidRPr="00535B3F" w:rsidR="02C45BFD">
        <w:rPr>
          <w:rFonts w:ascii="Aptos" w:hAnsi="Aptos" w:eastAsia="Aptos" w:cs="Aptos"/>
          <w:color w:val="000000" w:themeColor="text1"/>
        </w:rPr>
        <w:t>za/</w:t>
      </w:r>
      <w:r w:rsidRPr="00535B3F" w:rsidR="0BC6C1C6">
        <w:rPr>
          <w:rFonts w:ascii="Aptos" w:hAnsi="Aptos" w:eastAsia="Aptos" w:cs="Aptos"/>
          <w:color w:val="000000" w:themeColor="text1"/>
        </w:rPr>
        <w:t>vyřazení některých modulů</w:t>
      </w:r>
    </w:p>
    <w:p w:rsidRPr="00535B3F" w:rsidR="501691D2" w:rsidP="41EA63E7" w:rsidRDefault="10EBA01F" w14:paraId="0CD3FD61" w14:textId="3A775CE1">
      <w:pPr>
        <w:pStyle w:val="Odstavecseseznamem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Potřebuje</w:t>
      </w:r>
      <w:r w:rsidRPr="00535B3F" w:rsidR="2DFBBA3E">
        <w:rPr>
          <w:rFonts w:ascii="Aptos" w:hAnsi="Aptos" w:eastAsia="Aptos" w:cs="Aptos"/>
          <w:color w:val="000000" w:themeColor="text1"/>
        </w:rPr>
        <w:t xml:space="preserve"> zvýšit počet</w:t>
      </w:r>
      <w:r w:rsidRPr="00535B3F" w:rsidR="758B63AD">
        <w:rPr>
          <w:rFonts w:ascii="Aptos" w:hAnsi="Aptos" w:eastAsia="Aptos" w:cs="Aptos"/>
          <w:color w:val="000000" w:themeColor="text1"/>
        </w:rPr>
        <w:t xml:space="preserve"> modulů pro rychlejší zpracování (např. 3</w:t>
      </w:r>
      <w:r w:rsidRPr="00535B3F" w:rsidR="00535B3F">
        <w:rPr>
          <w:rFonts w:ascii="Aptos" w:hAnsi="Aptos" w:eastAsia="Aptos" w:cs="Aptos"/>
          <w:color w:val="000000" w:themeColor="text1"/>
        </w:rPr>
        <w:t xml:space="preserve">× </w:t>
      </w:r>
      <w:r w:rsidRPr="00535B3F" w:rsidR="758B63AD">
        <w:rPr>
          <w:rFonts w:ascii="Aptos" w:hAnsi="Aptos" w:eastAsia="Aptos" w:cs="Aptos"/>
          <w:color w:val="000000" w:themeColor="text1"/>
        </w:rPr>
        <w:t>Modul OCR</w:t>
      </w:r>
      <w:r w:rsidRPr="00535B3F" w:rsidR="60B3E2E9">
        <w:rPr>
          <w:rFonts w:ascii="Aptos" w:hAnsi="Aptos" w:eastAsia="Aptos" w:cs="Aptos"/>
          <w:color w:val="000000" w:themeColor="text1"/>
        </w:rPr>
        <w:t>, AI</w:t>
      </w:r>
      <w:r w:rsidRPr="00535B3F" w:rsidR="758B63AD">
        <w:rPr>
          <w:rFonts w:ascii="Aptos" w:hAnsi="Aptos" w:eastAsia="Aptos" w:cs="Aptos"/>
          <w:color w:val="000000" w:themeColor="text1"/>
        </w:rPr>
        <w:t>)</w:t>
      </w:r>
      <w:r w:rsidRPr="00535B3F" w:rsidR="2DFBBA3E">
        <w:rPr>
          <w:rFonts w:ascii="Aptos" w:hAnsi="Aptos" w:eastAsia="Aptos" w:cs="Aptos"/>
          <w:color w:val="000000" w:themeColor="text1"/>
        </w:rPr>
        <w:t xml:space="preserve">  </w:t>
      </w:r>
    </w:p>
    <w:p w:rsidRPr="00535B3F" w:rsidR="41EA63E7" w:rsidP="41EA63E7" w:rsidRDefault="69CBC261" w14:paraId="0A25DFAF" w14:textId="26A796B6">
      <w:pPr>
        <w:pStyle w:val="Odstavecseseznamem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lastRenderedPageBreak/>
        <w:t>Potřeb</w:t>
      </w:r>
      <w:r w:rsidRPr="00535B3F" w:rsidR="0A57CE75">
        <w:rPr>
          <w:rFonts w:ascii="Aptos" w:hAnsi="Aptos" w:eastAsia="Aptos" w:cs="Aptos"/>
          <w:color w:val="000000" w:themeColor="text1"/>
        </w:rPr>
        <w:t>u</w:t>
      </w:r>
      <w:r w:rsidRPr="00535B3F">
        <w:rPr>
          <w:rFonts w:ascii="Aptos" w:hAnsi="Aptos" w:eastAsia="Aptos" w:cs="Aptos"/>
          <w:color w:val="000000" w:themeColor="text1"/>
        </w:rPr>
        <w:t>je</w:t>
      </w:r>
      <w:r w:rsidRPr="00535B3F" w:rsidR="3E915B00">
        <w:rPr>
          <w:rFonts w:ascii="Aptos" w:hAnsi="Aptos" w:eastAsia="Aptos" w:cs="Aptos"/>
          <w:color w:val="000000" w:themeColor="text1"/>
        </w:rPr>
        <w:t xml:space="preserve"> nastavit </w:t>
      </w:r>
      <w:r w:rsidRPr="00535B3F" w:rsidR="4A2D526D">
        <w:rPr>
          <w:rFonts w:ascii="Aptos" w:hAnsi="Aptos" w:eastAsia="Aptos" w:cs="Aptos"/>
          <w:color w:val="000000" w:themeColor="text1"/>
        </w:rPr>
        <w:t>FC</w:t>
      </w:r>
      <w:r w:rsidRPr="00535B3F" w:rsidR="3E915B00">
        <w:rPr>
          <w:rFonts w:ascii="Aptos" w:hAnsi="Aptos" w:eastAsia="Aptos" w:cs="Aptos"/>
          <w:color w:val="000000" w:themeColor="text1"/>
        </w:rPr>
        <w:t xml:space="preserve"> pro běh v produkční</w:t>
      </w:r>
      <w:r w:rsidRPr="00535B3F" w:rsidR="17F85D2E">
        <w:rPr>
          <w:rFonts w:ascii="Aptos" w:hAnsi="Aptos" w:eastAsia="Aptos" w:cs="Aptos"/>
          <w:color w:val="000000" w:themeColor="text1"/>
        </w:rPr>
        <w:t>/testovací/vývojové</w:t>
      </w:r>
      <w:r w:rsidRPr="00535B3F" w:rsidR="3E915B00">
        <w:rPr>
          <w:rFonts w:ascii="Aptos" w:hAnsi="Aptos" w:eastAsia="Aptos" w:cs="Aptos"/>
          <w:color w:val="000000" w:themeColor="text1"/>
        </w:rPr>
        <w:t xml:space="preserve"> instanci</w:t>
      </w:r>
    </w:p>
    <w:p w:rsidRPr="00535B3F" w:rsidR="0BC6C1C6" w:rsidP="41EA63E7" w:rsidRDefault="0ED489CC" w14:paraId="4B11D7BF" w14:textId="064D8010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Potřebuje mít m</w:t>
      </w:r>
      <w:r w:rsidRPr="00535B3F" w:rsidR="0BC6C1C6">
        <w:rPr>
          <w:rFonts w:ascii="Aptos" w:hAnsi="Aptos" w:eastAsia="Aptos" w:cs="Aptos"/>
          <w:color w:val="000000" w:themeColor="text1"/>
        </w:rPr>
        <w:t>ožnost konfigurace komunikačního rozhraní F</w:t>
      </w:r>
      <w:r w:rsidRPr="00535B3F" w:rsidR="6A6FF37B">
        <w:rPr>
          <w:rFonts w:ascii="Aptos" w:hAnsi="Aptos" w:eastAsia="Aptos" w:cs="Aptos"/>
          <w:color w:val="000000" w:themeColor="text1"/>
        </w:rPr>
        <w:t>C</w:t>
      </w:r>
      <w:r w:rsidRPr="00535B3F" w:rsidR="5113EA37">
        <w:rPr>
          <w:rFonts w:ascii="Aptos" w:hAnsi="Aptos" w:eastAsia="Aptos" w:cs="Aptos"/>
          <w:color w:val="000000" w:themeColor="text1"/>
        </w:rPr>
        <w:t xml:space="preserve"> Příjem</w:t>
      </w:r>
    </w:p>
    <w:p w:rsidRPr="00535B3F" w:rsidR="4DD4ABC8" w:rsidP="00535B3F" w:rsidRDefault="5DA3AFB0" w14:paraId="46204BD5" w14:textId="7B97C196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Potřebuje nastavit </w:t>
      </w:r>
      <w:proofErr w:type="spellStart"/>
      <w:r w:rsidRPr="00535B3F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>
        <w:rPr>
          <w:rFonts w:ascii="Aptos" w:hAnsi="Aptos" w:eastAsia="Aptos" w:cs="Aptos"/>
          <w:color w:val="000000" w:themeColor="text1"/>
        </w:rPr>
        <w:t xml:space="preserve"> podle typu dat (typ SIP, obsah SIP)</w:t>
      </w:r>
    </w:p>
    <w:p w:rsidRPr="00535B3F" w:rsidR="3AFACEBA" w:rsidP="3AFACEBA" w:rsidRDefault="3AFACEBA" w14:paraId="0DF81F38" w14:textId="4D3E74EB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535B3F" w:rsidR="3CE2C00A" w:rsidP="3AFACEBA" w:rsidRDefault="3CE2C00A" w14:paraId="084E9014" w14:textId="4323904B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Systém NDA</w:t>
      </w:r>
    </w:p>
    <w:p w:rsidRPr="00535B3F" w:rsidR="0508057C" w:rsidP="3AFACEBA" w:rsidRDefault="0508057C" w14:paraId="79ADA7CA" w14:textId="23CFFC5A">
      <w:pPr>
        <w:pStyle w:val="Odstavecseseznamem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IS NDA běží plynule a podle očekávání a může využívat FC Příjem</w:t>
      </w:r>
    </w:p>
    <w:p w:rsidRPr="00535B3F" w:rsidR="36379DCB" w:rsidP="6929B2B2" w:rsidRDefault="36379DCB" w14:paraId="24539E50" w14:textId="0DF4D518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IS </w:t>
      </w:r>
      <w:proofErr w:type="spellStart"/>
      <w:r w:rsidRPr="00535B3F">
        <w:rPr>
          <w:rFonts w:ascii="Aptos" w:hAnsi="Aptos" w:eastAsia="Aptos" w:cs="Aptos"/>
          <w:color w:val="000000" w:themeColor="text1"/>
        </w:rPr>
        <w:t>NArP</w:t>
      </w:r>
      <w:proofErr w:type="spellEnd"/>
    </w:p>
    <w:p w:rsidRPr="00535B3F" w:rsidR="36379DCB" w:rsidP="6929B2B2" w:rsidRDefault="36379DCB" w14:paraId="1A07403C" w14:textId="12EDE951">
      <w:pPr>
        <w:pStyle w:val="Odstavecseseznamem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Komunikuje s NDA, může předat SIP, získává výsledek zpracování</w:t>
      </w:r>
    </w:p>
    <w:p w:rsidRPr="00535B3F" w:rsidR="41EA63E7" w:rsidP="00535B3F" w:rsidRDefault="41EA63E7" w14:paraId="4287BAC3" w14:textId="20C31672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777B3E31" w14:paraId="1686E581" w14:textId="76397886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Předpoklady (</w:t>
      </w:r>
      <w:proofErr w:type="spellStart"/>
      <w:r w:rsidRPr="00535B3F">
        <w:rPr>
          <w:rFonts w:ascii="Aptos Display" w:hAnsi="Aptos Display" w:eastAsia="Aptos Display" w:cs="Aptos Display"/>
        </w:rPr>
        <w:t>Preconditions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33FD397D" w:rsidP="3AFACEBA" w:rsidRDefault="33FD397D" w14:paraId="1C2E5979" w14:textId="5071154F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Systém je v konzistentním stavu</w:t>
      </w:r>
      <w:r w:rsidRPr="00535B3F" w:rsidR="58CAFB80">
        <w:rPr>
          <w:rFonts w:ascii="Aptos" w:hAnsi="Aptos" w:eastAsia="Aptos" w:cs="Aptos"/>
          <w:color w:val="000000" w:themeColor="text1"/>
        </w:rPr>
        <w:t>.</w:t>
      </w:r>
    </w:p>
    <w:p w:rsidRPr="00535B3F" w:rsidR="64DEB4F1" w:rsidP="41EA63E7" w:rsidRDefault="262EADC5" w14:paraId="15B5BD1B" w14:textId="3FA49211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535B3F">
        <w:rPr>
          <w:rFonts w:ascii="Aptos" w:hAnsi="Aptos" w:eastAsia="Aptos" w:cs="Aptos"/>
          <w:color w:val="000000" w:themeColor="text1"/>
        </w:rPr>
        <w:t>Existuj</w:t>
      </w:r>
      <w:r w:rsidRPr="00535B3F" w:rsidR="6DA67C51">
        <w:rPr>
          <w:rFonts w:ascii="Aptos" w:hAnsi="Aptos" w:eastAsia="Aptos" w:cs="Aptos"/>
          <w:color w:val="000000" w:themeColor="text1"/>
        </w:rPr>
        <w:t xml:space="preserve">e konfigurace pro defaultní nastavení </w:t>
      </w:r>
      <w:proofErr w:type="spellStart"/>
      <w:r w:rsidRPr="00535B3F" w:rsidR="6DA67C51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 w:rsidR="6DA67C51">
        <w:rPr>
          <w:rFonts w:ascii="Aptos" w:hAnsi="Aptos" w:eastAsia="Aptos" w:cs="Aptos"/>
          <w:color w:val="000000" w:themeColor="text1"/>
        </w:rPr>
        <w:t xml:space="preserve"> a komunikačních rozhraní.</w:t>
      </w:r>
    </w:p>
    <w:p w:rsidRPr="00535B3F" w:rsidR="64DEB4F1" w:rsidP="53D0D049" w:rsidRDefault="262EADC5" w14:paraId="319523A6" w14:textId="618296D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Dostupnost </w:t>
      </w:r>
      <w:r w:rsidRPr="00535B3F" w:rsidR="2FB7C72D">
        <w:rPr>
          <w:rFonts w:ascii="Aptos" w:hAnsi="Aptos" w:eastAsia="Aptos" w:cs="Aptos"/>
          <w:color w:val="000000" w:themeColor="text1"/>
        </w:rPr>
        <w:t xml:space="preserve">všech </w:t>
      </w:r>
      <w:r w:rsidRPr="00535B3F">
        <w:rPr>
          <w:rFonts w:ascii="Aptos" w:hAnsi="Aptos" w:eastAsia="Aptos" w:cs="Aptos"/>
          <w:color w:val="000000" w:themeColor="text1"/>
        </w:rPr>
        <w:t xml:space="preserve">FC a </w:t>
      </w:r>
      <w:r w:rsidRPr="00535B3F" w:rsidR="478DB913">
        <w:rPr>
          <w:rFonts w:ascii="Aptos" w:hAnsi="Aptos" w:eastAsia="Aptos" w:cs="Aptos"/>
          <w:color w:val="000000" w:themeColor="text1"/>
        </w:rPr>
        <w:t xml:space="preserve">potřebných </w:t>
      </w:r>
      <w:r w:rsidRPr="00535B3F">
        <w:rPr>
          <w:rFonts w:ascii="Aptos" w:hAnsi="Aptos" w:eastAsia="Aptos" w:cs="Aptos"/>
          <w:color w:val="000000" w:themeColor="text1"/>
        </w:rPr>
        <w:t>Modulů (komunikují)</w:t>
      </w:r>
      <w:r w:rsidRPr="00535B3F" w:rsidR="44229026">
        <w:rPr>
          <w:rFonts w:ascii="Aptos" w:hAnsi="Aptos" w:eastAsia="Aptos" w:cs="Aptos"/>
          <w:color w:val="000000" w:themeColor="text1"/>
        </w:rPr>
        <w:t>.</w:t>
      </w:r>
    </w:p>
    <w:p w:rsidRPr="00535B3F" w:rsidR="2558707F" w:rsidP="6929B2B2" w:rsidRDefault="2558707F" w14:paraId="58AB73B2" w14:textId="667C71E9">
      <w:pPr>
        <w:spacing w:line="259" w:lineRule="auto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  <w:color w:val="000000" w:themeColor="text1"/>
        </w:rPr>
        <w:t>Existují HW kapacity pro paralelizaci.</w:t>
      </w:r>
    </w:p>
    <w:p w:rsidRPr="00535B3F" w:rsidR="02CBD065" w:rsidP="41EA63E7" w:rsidRDefault="02CBD065" w14:paraId="5A967BF4" w14:textId="0B78B506">
      <w:pPr>
        <w:spacing w:line="259" w:lineRule="auto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  <w:color w:val="000000" w:themeColor="text1"/>
        </w:rPr>
        <w:t>Administrátor je autentizován a autorizován k provedení operace</w:t>
      </w:r>
      <w:r w:rsidRPr="00535B3F" w:rsidR="7BBD5AB1">
        <w:rPr>
          <w:rFonts w:ascii="Aptos" w:hAnsi="Aptos" w:eastAsia="Aptos" w:cs="Aptos"/>
          <w:color w:val="000000" w:themeColor="text1"/>
        </w:rPr>
        <w:t>.</w:t>
      </w:r>
    </w:p>
    <w:p w:rsidRPr="00535B3F" w:rsidR="2599D41E" w:rsidP="41EA63E7" w:rsidRDefault="2599D41E" w14:paraId="1EBB477E" w14:textId="1BCC2CB9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Existuje dokumentace potřebných kroků.</w:t>
      </w:r>
    </w:p>
    <w:p w:rsidRPr="00535B3F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777B3E31" w14:paraId="11C692D7" w14:textId="2DEDE425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Spouštěč (</w:t>
      </w:r>
      <w:proofErr w:type="spellStart"/>
      <w:r w:rsidRPr="00535B3F">
        <w:rPr>
          <w:rFonts w:ascii="Aptos Display" w:hAnsi="Aptos Display" w:eastAsia="Aptos Display" w:cs="Aptos Display"/>
        </w:rPr>
        <w:t>Trigger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791160ED" w:rsidP="3AFACEBA" w:rsidRDefault="1F83AEB5" w14:paraId="66850EB0" w14:textId="1E84AC0E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Rozhodnutí organizace o </w:t>
      </w:r>
      <w:r w:rsidRPr="00535B3F" w:rsidR="63B333C5">
        <w:rPr>
          <w:rFonts w:ascii="Aptos" w:hAnsi="Aptos" w:eastAsia="Aptos" w:cs="Aptos"/>
          <w:color w:val="000000" w:themeColor="text1"/>
        </w:rPr>
        <w:t xml:space="preserve">změně nastavení </w:t>
      </w:r>
      <w:r w:rsidRPr="00535B3F" w:rsidR="7F013605">
        <w:rPr>
          <w:rFonts w:ascii="Aptos" w:hAnsi="Aptos" w:eastAsia="Aptos" w:cs="Aptos"/>
          <w:color w:val="000000" w:themeColor="text1"/>
        </w:rPr>
        <w:t>FC</w:t>
      </w:r>
      <w:r w:rsidRPr="00535B3F" w:rsidR="4F5E8CE5">
        <w:rPr>
          <w:rFonts w:ascii="Aptos" w:hAnsi="Aptos" w:eastAsia="Aptos" w:cs="Aptos"/>
          <w:color w:val="000000" w:themeColor="text1"/>
        </w:rPr>
        <w:t xml:space="preserve"> Příjem</w:t>
      </w:r>
      <w:r w:rsidRPr="00535B3F">
        <w:rPr>
          <w:rFonts w:ascii="Aptos" w:hAnsi="Aptos" w:eastAsia="Aptos" w:cs="Aptos"/>
          <w:color w:val="000000" w:themeColor="text1"/>
        </w:rPr>
        <w:t>.</w:t>
      </w:r>
    </w:p>
    <w:p w:rsidRPr="00535B3F" w:rsidR="4D381430" w:rsidP="3AFACEBA" w:rsidRDefault="4D381430" w14:paraId="05E8684F" w14:textId="7D1AC8F8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Rozhodnutí organizace o spuštění </w:t>
      </w:r>
      <w:r w:rsidRPr="00535B3F" w:rsidR="14892453">
        <w:rPr>
          <w:rFonts w:ascii="Aptos" w:hAnsi="Aptos" w:eastAsia="Aptos" w:cs="Aptos"/>
          <w:color w:val="000000" w:themeColor="text1"/>
        </w:rPr>
        <w:t>produkční/testovací/vývojové</w:t>
      </w:r>
      <w:r w:rsidRPr="00535B3F">
        <w:rPr>
          <w:rFonts w:ascii="Aptos" w:hAnsi="Aptos" w:eastAsia="Aptos" w:cs="Aptos"/>
          <w:color w:val="000000" w:themeColor="text1"/>
        </w:rPr>
        <w:t xml:space="preserve"> instance systému.</w:t>
      </w:r>
    </w:p>
    <w:p w:rsidRPr="00535B3F" w:rsidR="791160ED" w:rsidP="41EA63E7" w:rsidRDefault="791160ED" w14:paraId="244B3DF6" w14:textId="3F15C640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Požadavek vyplývající z analýzy rizik.</w:t>
      </w:r>
    </w:p>
    <w:p w:rsidRPr="00535B3F" w:rsidR="40F7A62A" w:rsidP="3AFACEBA" w:rsidRDefault="40F7A62A" w14:paraId="2A61289A" w14:textId="76DB71D3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Požadavek vyplývající z analýzy činnosti systému </w:t>
      </w:r>
      <w:r w:rsidRPr="00535B3F" w:rsidR="52DA7742">
        <w:rPr>
          <w:rFonts w:ascii="Aptos" w:hAnsi="Aptos" w:eastAsia="Aptos" w:cs="Aptos"/>
          <w:color w:val="000000" w:themeColor="text1"/>
        </w:rPr>
        <w:t>a dot</w:t>
      </w:r>
      <w:r w:rsidRPr="00535B3F" w:rsidR="4B46E2BC">
        <w:rPr>
          <w:rFonts w:ascii="Aptos" w:hAnsi="Aptos" w:eastAsia="Aptos" w:cs="Aptos"/>
          <w:color w:val="000000" w:themeColor="text1"/>
        </w:rPr>
        <w:t>č</w:t>
      </w:r>
      <w:r w:rsidRPr="00535B3F" w:rsidR="52DA7742">
        <w:rPr>
          <w:rFonts w:ascii="Aptos" w:hAnsi="Aptos" w:eastAsia="Aptos" w:cs="Aptos"/>
          <w:color w:val="000000" w:themeColor="text1"/>
        </w:rPr>
        <w:t xml:space="preserve">eného FC </w:t>
      </w:r>
      <w:r w:rsidRPr="00535B3F">
        <w:rPr>
          <w:rFonts w:ascii="Aptos" w:hAnsi="Aptos" w:eastAsia="Aptos" w:cs="Aptos"/>
          <w:color w:val="000000" w:themeColor="text1"/>
        </w:rPr>
        <w:t>(výkon, kritická místa</w:t>
      </w:r>
      <w:r w:rsidRPr="00535B3F" w:rsidR="7A7471D4">
        <w:rPr>
          <w:rFonts w:ascii="Aptos" w:hAnsi="Aptos" w:eastAsia="Aptos" w:cs="Aptos"/>
          <w:color w:val="000000" w:themeColor="text1"/>
        </w:rPr>
        <w:t xml:space="preserve"> zpomalující </w:t>
      </w:r>
      <w:proofErr w:type="spellStart"/>
      <w:r w:rsidRPr="00535B3F" w:rsidR="7A7471D4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 w:rsidR="7A7471D4">
        <w:rPr>
          <w:rFonts w:ascii="Aptos" w:hAnsi="Aptos" w:eastAsia="Aptos" w:cs="Aptos"/>
          <w:color w:val="000000" w:themeColor="text1"/>
        </w:rPr>
        <w:t>).</w:t>
      </w:r>
    </w:p>
    <w:p w:rsidRPr="00535B3F" w:rsidR="7A7471D4" w:rsidP="3AFACEBA" w:rsidRDefault="7A7471D4" w14:paraId="61F5B8BA" w14:textId="6E896355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Požadavek plynoucí z potřeby aktuálního nastavení</w:t>
      </w:r>
      <w:r w:rsidRPr="00535B3F" w:rsidR="40F7A62A">
        <w:rPr>
          <w:rFonts w:ascii="Aptos" w:hAnsi="Aptos" w:eastAsia="Aptos" w:cs="Aptos"/>
          <w:color w:val="000000" w:themeColor="text1"/>
        </w:rPr>
        <w:t xml:space="preserve"> </w:t>
      </w:r>
      <w:r w:rsidRPr="00535B3F" w:rsidR="5D8E9F28">
        <w:rPr>
          <w:rFonts w:ascii="Aptos" w:hAnsi="Aptos" w:eastAsia="Aptos" w:cs="Aptos"/>
          <w:color w:val="000000" w:themeColor="text1"/>
        </w:rPr>
        <w:t>(změna komunikačního rozhraní, dílčí změny v systému)</w:t>
      </w:r>
      <w:r w:rsidRPr="00535B3F" w:rsidR="269AC5C6">
        <w:rPr>
          <w:rFonts w:ascii="Aptos" w:hAnsi="Aptos" w:eastAsia="Aptos" w:cs="Aptos"/>
          <w:color w:val="000000" w:themeColor="text1"/>
        </w:rPr>
        <w:t>,</w:t>
      </w:r>
      <w:r w:rsidRPr="00535B3F" w:rsidR="08E103FD">
        <w:rPr>
          <w:rFonts w:ascii="Aptos" w:hAnsi="Aptos" w:eastAsia="Aptos" w:cs="Aptos"/>
          <w:color w:val="000000" w:themeColor="text1"/>
        </w:rPr>
        <w:t xml:space="preserve"> týkající se FC</w:t>
      </w:r>
      <w:r w:rsidRPr="00535B3F" w:rsidR="5D8E9F28">
        <w:rPr>
          <w:rFonts w:ascii="Aptos" w:hAnsi="Aptos" w:eastAsia="Aptos" w:cs="Aptos"/>
          <w:color w:val="000000" w:themeColor="text1"/>
        </w:rPr>
        <w:t>.</w:t>
      </w:r>
    </w:p>
    <w:p w:rsidRPr="00535B3F" w:rsidR="51EAAE20" w:rsidP="3AFACEBA" w:rsidRDefault="51EAAE20" w14:paraId="5F2F6DF0" w14:textId="52431DEF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Požadavek na potřebu nastavit Příjem pro nový typ SIP nebo specifikovat </w:t>
      </w:r>
      <w:proofErr w:type="spellStart"/>
      <w:r w:rsidRPr="00535B3F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>
        <w:rPr>
          <w:rFonts w:ascii="Aptos" w:hAnsi="Aptos" w:eastAsia="Aptos" w:cs="Aptos"/>
          <w:color w:val="000000" w:themeColor="text1"/>
        </w:rPr>
        <w:t xml:space="preserve"> pro SIP s určitým obsahem.</w:t>
      </w:r>
    </w:p>
    <w:p w:rsidRPr="00535B3F" w:rsidR="53D0D049" w:rsidP="53D0D049" w:rsidRDefault="53D0D049" w14:paraId="4B113B8D" w14:textId="344345A8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777B3E31" w14:paraId="6D88EAA0" w14:textId="1084D2A3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Minimální záruky</w:t>
      </w:r>
    </w:p>
    <w:p w:rsidRPr="00535B3F" w:rsidR="04CC3196" w:rsidP="41EA63E7" w:rsidRDefault="4E579E79" w14:paraId="3CB9B0EC" w14:textId="37A31063">
      <w:pPr>
        <w:spacing w:line="259" w:lineRule="auto"/>
      </w:pPr>
      <w:r w:rsidRPr="00535B3F">
        <w:rPr>
          <w:rFonts w:ascii="Aptos" w:hAnsi="Aptos" w:eastAsia="Aptos" w:cs="Aptos"/>
          <w:color w:val="000000" w:themeColor="text1"/>
        </w:rPr>
        <w:t xml:space="preserve">FC Příjem </w:t>
      </w:r>
      <w:r w:rsidRPr="00535B3F" w:rsidR="04CC3196">
        <w:rPr>
          <w:rFonts w:ascii="Aptos" w:hAnsi="Aptos" w:eastAsia="Aptos" w:cs="Aptos"/>
          <w:color w:val="000000" w:themeColor="text1"/>
        </w:rPr>
        <w:t xml:space="preserve">provádí očekávané činnosti, komunikuje, poskytuje </w:t>
      </w:r>
      <w:r w:rsidRPr="00535B3F" w:rsidR="0F16EF4B">
        <w:rPr>
          <w:rFonts w:ascii="Aptos" w:hAnsi="Aptos" w:eastAsia="Aptos" w:cs="Aptos"/>
          <w:color w:val="000000" w:themeColor="text1"/>
        </w:rPr>
        <w:t xml:space="preserve">očekávané </w:t>
      </w:r>
      <w:r w:rsidRPr="00535B3F" w:rsidR="04CC3196">
        <w:rPr>
          <w:rFonts w:ascii="Aptos" w:hAnsi="Aptos" w:eastAsia="Aptos" w:cs="Aptos"/>
          <w:color w:val="000000" w:themeColor="text1"/>
        </w:rPr>
        <w:t>výstupy.</w:t>
      </w:r>
    </w:p>
    <w:p w:rsidRPr="00535B3F" w:rsidR="5C1816D0" w:rsidP="3AFACEBA" w:rsidRDefault="5C1816D0" w14:paraId="307E5E81" w14:textId="54D9C9B3">
      <w:pPr>
        <w:spacing w:line="259" w:lineRule="auto"/>
      </w:pPr>
      <w:r w:rsidRPr="00535B3F">
        <w:rPr>
          <w:rFonts w:ascii="Aptos" w:hAnsi="Aptos" w:eastAsia="Aptos" w:cs="Aptos"/>
          <w:color w:val="000000" w:themeColor="text1"/>
        </w:rPr>
        <w:t>IS NDA provádí očekávané činnosti, komunikuje, poskytuje očekávané výstupy.</w:t>
      </w:r>
    </w:p>
    <w:p w:rsidRPr="00535B3F" w:rsidR="777B3E31" w:rsidP="41EA63E7" w:rsidRDefault="777B3E31" w14:paraId="2C177DD0" w14:textId="02284C17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Systém zapíše</w:t>
      </w:r>
      <w:r w:rsidRPr="00535B3F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00535B3F">
        <w:rPr>
          <w:rFonts w:ascii="Aptos" w:hAnsi="Aptos" w:eastAsia="Aptos" w:cs="Aptos"/>
          <w:color w:val="000000" w:themeColor="text1"/>
        </w:rPr>
        <w:t xml:space="preserve">informaci </w:t>
      </w:r>
      <w:r w:rsidRPr="00535B3F" w:rsidR="46BF4CD2">
        <w:rPr>
          <w:rFonts w:ascii="Aptos" w:hAnsi="Aptos" w:eastAsia="Aptos" w:cs="Aptos"/>
          <w:color w:val="000000" w:themeColor="text1"/>
        </w:rPr>
        <w:t xml:space="preserve">o změně nastavení </w:t>
      </w:r>
      <w:r w:rsidRPr="00535B3F">
        <w:rPr>
          <w:rFonts w:ascii="Aptos" w:hAnsi="Aptos" w:eastAsia="Aptos" w:cs="Aptos"/>
          <w:color w:val="000000" w:themeColor="text1"/>
        </w:rPr>
        <w:t xml:space="preserve">do transakčního protokolu, včetně </w:t>
      </w:r>
      <w:r w:rsidRPr="00535B3F" w:rsidR="7BD0AACD">
        <w:rPr>
          <w:rFonts w:ascii="Aptos" w:hAnsi="Aptos" w:eastAsia="Aptos" w:cs="Aptos"/>
          <w:color w:val="000000" w:themeColor="text1"/>
        </w:rPr>
        <w:t xml:space="preserve">příp. </w:t>
      </w:r>
      <w:r w:rsidRPr="00535B3F">
        <w:rPr>
          <w:rFonts w:ascii="Aptos" w:hAnsi="Aptos" w:eastAsia="Aptos" w:cs="Aptos"/>
          <w:color w:val="000000" w:themeColor="text1"/>
        </w:rPr>
        <w:t>chyb</w:t>
      </w:r>
      <w:r w:rsidRPr="00535B3F" w:rsidR="662E8189">
        <w:rPr>
          <w:rFonts w:ascii="Aptos" w:hAnsi="Aptos" w:eastAsia="Aptos" w:cs="Aptos"/>
          <w:color w:val="000000" w:themeColor="text1"/>
        </w:rPr>
        <w:t>.</w:t>
      </w:r>
    </w:p>
    <w:p w:rsidRPr="00535B3F" w:rsidR="0BE6F605" w:rsidP="6929B2B2" w:rsidRDefault="0BE6F605" w14:paraId="268D525D" w14:textId="61E7E46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lastRenderedPageBreak/>
        <w:t>Data, která jsou v procesu zpracování</w:t>
      </w:r>
      <w:r w:rsidRPr="00535B3F" w:rsidR="120B48C8">
        <w:rPr>
          <w:rFonts w:ascii="Aptos" w:hAnsi="Aptos" w:eastAsia="Aptos" w:cs="Aptos"/>
          <w:color w:val="000000" w:themeColor="text1"/>
        </w:rPr>
        <w:t>,</w:t>
      </w:r>
      <w:r w:rsidRPr="00535B3F">
        <w:rPr>
          <w:rFonts w:ascii="Aptos" w:hAnsi="Aptos" w:eastAsia="Aptos" w:cs="Aptos"/>
          <w:color w:val="000000" w:themeColor="text1"/>
        </w:rPr>
        <w:t xml:space="preserve"> nejsou poškozena (jejich zpracování lze přerušit, nebo vrátit na začátek a procesy běžící</w:t>
      </w:r>
      <w:r w:rsidRPr="00535B3F" w:rsidR="2B9BD5C6">
        <w:rPr>
          <w:rFonts w:ascii="Aptos" w:hAnsi="Aptos" w:eastAsia="Aptos" w:cs="Aptos"/>
          <w:color w:val="000000" w:themeColor="text1"/>
        </w:rPr>
        <w:t xml:space="preserve"> na začátku změny zopakovat, bez duplicitního zápisu např. </w:t>
      </w:r>
      <w:r w:rsidR="00C85F74">
        <w:rPr>
          <w:rFonts w:ascii="Aptos" w:hAnsi="Aptos" w:eastAsia="Aptos" w:cs="Aptos"/>
          <w:color w:val="000000" w:themeColor="text1"/>
        </w:rPr>
        <w:t>d</w:t>
      </w:r>
      <w:r w:rsidRPr="00535B3F" w:rsidR="2B9BD5C6">
        <w:rPr>
          <w:rFonts w:ascii="Aptos" w:hAnsi="Aptos" w:eastAsia="Aptos" w:cs="Aptos"/>
          <w:color w:val="000000" w:themeColor="text1"/>
        </w:rPr>
        <w:t>o správy dat</w:t>
      </w:r>
      <w:r w:rsidR="00C85F74">
        <w:rPr>
          <w:rFonts w:ascii="Aptos" w:hAnsi="Aptos" w:eastAsia="Aptos" w:cs="Aptos"/>
          <w:color w:val="000000" w:themeColor="text1"/>
        </w:rPr>
        <w:t xml:space="preserve"> a</w:t>
      </w:r>
      <w:r w:rsidRPr="00535B3F" w:rsidR="2B9BD5C6">
        <w:rPr>
          <w:rFonts w:ascii="Aptos" w:hAnsi="Aptos" w:eastAsia="Aptos" w:cs="Aptos"/>
          <w:color w:val="000000" w:themeColor="text1"/>
        </w:rPr>
        <w:t xml:space="preserve"> do úložiště)</w:t>
      </w:r>
      <w:r w:rsidR="00C85F74">
        <w:rPr>
          <w:rFonts w:ascii="Aptos" w:hAnsi="Aptos" w:eastAsia="Aptos" w:cs="Aptos"/>
          <w:color w:val="000000" w:themeColor="text1"/>
        </w:rPr>
        <w:t>.</w:t>
      </w:r>
    </w:p>
    <w:p w:rsidRPr="00535B3F" w:rsidR="777B3E31" w:rsidP="41EA63E7" w:rsidRDefault="777B3E31" w14:paraId="04A11D3E" w14:textId="1D786AE3">
      <w:pPr>
        <w:rPr>
          <w:rFonts w:ascii="Aptos" w:hAnsi="Aptos" w:eastAsia="Aptos" w:cs="Aptos"/>
          <w:color w:val="000000" w:themeColor="text1"/>
        </w:rPr>
      </w:pPr>
      <w:r w:rsidRPr="4EEFE3F4" w:rsidR="23C68715">
        <w:rPr>
          <w:rFonts w:ascii="Aptos" w:hAnsi="Aptos" w:eastAsia="Aptos" w:cs="Aptos"/>
          <w:color w:val="000000" w:themeColor="text1" w:themeTint="FF" w:themeShade="FF"/>
        </w:rPr>
        <w:t xml:space="preserve">Systém </w:t>
      </w:r>
      <w:ins w:author="Hanuš Jan" w:date="2026-06-18T07:35:47.342Z" w16du:dateUtc="2026-06-18T07:35:47.342Z" w:id="868111657">
        <w:r w:rsidRPr="4EEFE3F4" w:rsidR="78C606C1">
          <w:rPr>
            <w:rFonts w:ascii="Aptos" w:hAnsi="Aptos" w:eastAsia="Aptos" w:cs="Aptos"/>
            <w:color w:val="000000" w:themeColor="text1" w:themeTint="FF" w:themeShade="FF"/>
          </w:rPr>
          <w:t xml:space="preserve">vytváří </w:t>
        </w:r>
      </w:ins>
      <w:r w:rsidRPr="4EEFE3F4" w:rsidR="23C68715">
        <w:rPr>
          <w:rFonts w:ascii="Aptos" w:hAnsi="Aptos" w:eastAsia="Aptos" w:cs="Aptos"/>
          <w:color w:val="000000" w:themeColor="text1" w:themeTint="FF" w:themeShade="FF"/>
        </w:rPr>
        <w:t>notifik</w:t>
      </w:r>
      <w:ins w:author="Hanuš Jan" w:date="2026-06-18T07:35:50.019Z" w16du:dateUtc="2026-06-18T07:35:50.019Z" w:id="1254384017">
        <w:r w:rsidRPr="4EEFE3F4" w:rsidR="75433405">
          <w:rPr>
            <w:rFonts w:ascii="Aptos" w:hAnsi="Aptos" w:eastAsia="Aptos" w:cs="Aptos"/>
            <w:color w:val="000000" w:themeColor="text1" w:themeTint="FF" w:themeShade="FF"/>
          </w:rPr>
          <w:t>aci</w:t>
        </w:r>
      </w:ins>
      <w:del w:author="Hanuš Jan" w:date="2026-06-18T07:35:52.471Z" w16du:dateUtc="2026-06-18T07:35:52.471Z" w:id="1839714933">
        <w:r w:rsidRPr="4EEFE3F4" w:rsidDel="23C68715">
          <w:rPr>
            <w:rFonts w:ascii="Aptos" w:hAnsi="Aptos" w:eastAsia="Aptos" w:cs="Aptos"/>
            <w:color w:val="000000" w:themeColor="text1" w:themeTint="FF" w:themeShade="FF"/>
          </w:rPr>
          <w:delText xml:space="preserve">uje operátora/administrátora </w:delText>
        </w:r>
      </w:del>
      <w:r w:rsidRPr="4EEFE3F4" w:rsidR="0E48A007">
        <w:rPr>
          <w:rFonts w:ascii="Aptos" w:hAnsi="Aptos" w:eastAsia="Aptos" w:cs="Aptos"/>
          <w:color w:val="000000" w:themeColor="text1" w:themeTint="FF" w:themeShade="FF"/>
        </w:rPr>
        <w:t>v případě chyby nebo výjimky</w:t>
      </w:r>
      <w:r w:rsidRPr="4EEFE3F4" w:rsidR="14C0FC83">
        <w:rPr>
          <w:rFonts w:ascii="Aptos" w:hAnsi="Aptos" w:eastAsia="Aptos" w:cs="Aptos"/>
          <w:color w:val="000000" w:themeColor="text1" w:themeTint="FF" w:themeShade="FF"/>
        </w:rPr>
        <w:t>.</w:t>
      </w:r>
    </w:p>
    <w:p w:rsidRPr="00535B3F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777B3E31" w14:paraId="57F5354E" w14:textId="7569FEC6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Záruky po úspěšném dokončení (</w:t>
      </w:r>
      <w:proofErr w:type="spellStart"/>
      <w:r w:rsidRPr="00535B3F">
        <w:rPr>
          <w:rFonts w:ascii="Aptos Display" w:hAnsi="Aptos Display" w:eastAsia="Aptos Display" w:cs="Aptos Display"/>
        </w:rPr>
        <w:t>Success</w:t>
      </w:r>
      <w:proofErr w:type="spellEnd"/>
      <w:r w:rsidRPr="00535B3F">
        <w:rPr>
          <w:rFonts w:ascii="Aptos Display" w:hAnsi="Aptos Display" w:eastAsia="Aptos Display" w:cs="Aptos Display"/>
        </w:rPr>
        <w:t xml:space="preserve"> </w:t>
      </w:r>
      <w:proofErr w:type="spellStart"/>
      <w:r w:rsidRPr="00535B3F">
        <w:rPr>
          <w:rFonts w:ascii="Aptos Display" w:hAnsi="Aptos Display" w:eastAsia="Aptos Display" w:cs="Aptos Display"/>
        </w:rPr>
        <w:t>Guarantees</w:t>
      </w:r>
      <w:proofErr w:type="spellEnd"/>
      <w:r w:rsidRPr="00535B3F">
        <w:rPr>
          <w:rFonts w:ascii="Aptos Display" w:hAnsi="Aptos Display" w:eastAsia="Aptos Display" w:cs="Aptos Display"/>
        </w:rPr>
        <w:t xml:space="preserve"> / </w:t>
      </w:r>
      <w:proofErr w:type="spellStart"/>
      <w:r w:rsidRPr="00535B3F">
        <w:rPr>
          <w:rFonts w:ascii="Aptos Display" w:hAnsi="Aptos Display" w:eastAsia="Aptos Display" w:cs="Aptos Display"/>
        </w:rPr>
        <w:t>Postconditions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4CF328C4" w:rsidP="41EA63E7" w:rsidRDefault="0FC3CA8D" w14:paraId="3CF3BD2A" w14:textId="7D716D41">
      <w:pPr>
        <w:spacing w:line="259" w:lineRule="auto"/>
      </w:pPr>
      <w:r w:rsidRPr="00535B3F">
        <w:rPr>
          <w:rFonts w:ascii="Aptos" w:hAnsi="Aptos" w:eastAsia="Aptos" w:cs="Aptos"/>
          <w:color w:val="000000" w:themeColor="text1"/>
        </w:rPr>
        <w:t xml:space="preserve">FC Příjem a </w:t>
      </w:r>
      <w:r w:rsidRPr="00535B3F" w:rsidR="1F88DE97">
        <w:rPr>
          <w:rFonts w:ascii="Aptos" w:hAnsi="Aptos" w:eastAsia="Aptos" w:cs="Aptos"/>
          <w:color w:val="000000" w:themeColor="text1"/>
        </w:rPr>
        <w:t xml:space="preserve">celý </w:t>
      </w:r>
      <w:r w:rsidRPr="00535B3F" w:rsidR="4CF328C4">
        <w:rPr>
          <w:rFonts w:ascii="Aptos" w:hAnsi="Aptos" w:eastAsia="Aptos" w:cs="Aptos"/>
          <w:color w:val="000000" w:themeColor="text1"/>
        </w:rPr>
        <w:t>Systém je v konzistentním stavu</w:t>
      </w:r>
      <w:r w:rsidRPr="00535B3F" w:rsidR="204C8AB9">
        <w:rPr>
          <w:rFonts w:ascii="Aptos" w:hAnsi="Aptos" w:eastAsia="Aptos" w:cs="Aptos"/>
          <w:color w:val="000000" w:themeColor="text1"/>
        </w:rPr>
        <w:t>.</w:t>
      </w:r>
    </w:p>
    <w:p w:rsidRPr="00535B3F" w:rsidR="204C8AB9" w:rsidP="41EA63E7" w:rsidRDefault="3A94C40D" w14:paraId="2B90E0BD" w14:textId="7F53C60D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FC </w:t>
      </w:r>
      <w:r w:rsidRPr="00535B3F" w:rsidR="2F0C30D3">
        <w:rPr>
          <w:rFonts w:ascii="Aptos" w:hAnsi="Aptos" w:eastAsia="Aptos" w:cs="Aptos"/>
          <w:color w:val="000000" w:themeColor="text1"/>
        </w:rPr>
        <w:t>P</w:t>
      </w:r>
      <w:r w:rsidRPr="00535B3F">
        <w:rPr>
          <w:rFonts w:ascii="Aptos" w:hAnsi="Aptos" w:eastAsia="Aptos" w:cs="Aptos"/>
          <w:color w:val="000000" w:themeColor="text1"/>
        </w:rPr>
        <w:t xml:space="preserve">říjem a celý </w:t>
      </w:r>
      <w:r w:rsidRPr="00535B3F" w:rsidR="204C8AB9">
        <w:rPr>
          <w:rFonts w:ascii="Aptos" w:hAnsi="Aptos" w:eastAsia="Aptos" w:cs="Aptos"/>
          <w:color w:val="000000" w:themeColor="text1"/>
        </w:rPr>
        <w:t>Systém</w:t>
      </w:r>
      <w:r w:rsidRPr="00535B3F" w:rsidR="4CF328C4">
        <w:rPr>
          <w:rFonts w:ascii="Aptos" w:hAnsi="Aptos" w:eastAsia="Aptos" w:cs="Aptos"/>
          <w:color w:val="000000" w:themeColor="text1"/>
        </w:rPr>
        <w:t xml:space="preserve"> běží podle očekávání.</w:t>
      </w:r>
    </w:p>
    <w:p w:rsidRPr="00535B3F" w:rsidR="1AFA4CFF" w:rsidP="41EA63E7" w:rsidRDefault="5D304C0E" w14:paraId="1D1C7ECA" w14:textId="459661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Ve FC Správa dat j</w:t>
      </w:r>
      <w:r w:rsidRPr="00535B3F" w:rsidR="4705CEB8">
        <w:rPr>
          <w:rFonts w:ascii="Aptos" w:hAnsi="Aptos" w:eastAsia="Aptos" w:cs="Aptos"/>
          <w:color w:val="000000" w:themeColor="text1"/>
        </w:rPr>
        <w:t>e</w:t>
      </w:r>
      <w:r w:rsidRPr="00535B3F">
        <w:rPr>
          <w:rFonts w:ascii="Aptos" w:hAnsi="Aptos" w:eastAsia="Aptos" w:cs="Aptos"/>
          <w:color w:val="000000" w:themeColor="text1"/>
        </w:rPr>
        <w:t xml:space="preserve"> zapsán</w:t>
      </w:r>
      <w:r w:rsidRPr="00535B3F" w:rsidR="68B067D0">
        <w:rPr>
          <w:rFonts w:ascii="Aptos" w:hAnsi="Aptos" w:eastAsia="Aptos" w:cs="Aptos"/>
          <w:color w:val="000000" w:themeColor="text1"/>
        </w:rPr>
        <w:t>a</w:t>
      </w:r>
      <w:r w:rsidRPr="00535B3F" w:rsidR="114DDEE0">
        <w:rPr>
          <w:rFonts w:ascii="Aptos" w:hAnsi="Aptos" w:eastAsia="Aptos" w:cs="Aptos"/>
          <w:color w:val="000000" w:themeColor="text1"/>
        </w:rPr>
        <w:t xml:space="preserve"> </w:t>
      </w:r>
      <w:r w:rsidRPr="00535B3F" w:rsidR="21CDB9EE">
        <w:rPr>
          <w:rFonts w:ascii="Aptos" w:hAnsi="Aptos" w:eastAsia="Aptos" w:cs="Aptos"/>
          <w:color w:val="000000" w:themeColor="text1"/>
        </w:rPr>
        <w:t xml:space="preserve">informace o </w:t>
      </w:r>
      <w:r w:rsidRPr="00535B3F" w:rsidR="4B13B648">
        <w:rPr>
          <w:rFonts w:ascii="Aptos" w:hAnsi="Aptos" w:eastAsia="Aptos" w:cs="Aptos"/>
          <w:color w:val="000000" w:themeColor="text1"/>
        </w:rPr>
        <w:t>změně nastavení (do transakčního protokolu, včetně příp. chyb)</w:t>
      </w:r>
      <w:r w:rsidR="00171911">
        <w:rPr>
          <w:rFonts w:ascii="Aptos" w:hAnsi="Aptos" w:eastAsia="Aptos" w:cs="Aptos"/>
          <w:color w:val="000000" w:themeColor="text1"/>
        </w:rPr>
        <w:t>.</w:t>
      </w:r>
    </w:p>
    <w:p w:rsidRPr="00535B3F" w:rsidR="5E3450D1" w:rsidP="3AFACEBA" w:rsidRDefault="5E3450D1" w14:paraId="5441A0D6" w14:textId="53890C7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Přijaté SIP jsou zpr</w:t>
      </w:r>
      <w:r w:rsidRPr="00535B3F" w:rsidR="16262509">
        <w:rPr>
          <w:rFonts w:ascii="Aptos" w:hAnsi="Aptos" w:eastAsia="Aptos" w:cs="Aptos"/>
          <w:color w:val="000000" w:themeColor="text1"/>
        </w:rPr>
        <w:t>a</w:t>
      </w:r>
      <w:r w:rsidRPr="00535B3F">
        <w:rPr>
          <w:rFonts w:ascii="Aptos" w:hAnsi="Aptos" w:eastAsia="Aptos" w:cs="Aptos"/>
          <w:color w:val="000000" w:themeColor="text1"/>
        </w:rPr>
        <w:t>cová</w:t>
      </w:r>
      <w:r w:rsidRPr="00535B3F" w:rsidR="341F96C5">
        <w:rPr>
          <w:rFonts w:ascii="Aptos" w:hAnsi="Aptos" w:eastAsia="Aptos" w:cs="Aptos"/>
          <w:color w:val="000000" w:themeColor="text1"/>
        </w:rPr>
        <w:t>vá</w:t>
      </w:r>
      <w:r w:rsidRPr="00535B3F">
        <w:rPr>
          <w:rFonts w:ascii="Aptos" w:hAnsi="Aptos" w:eastAsia="Aptos" w:cs="Aptos"/>
          <w:color w:val="000000" w:themeColor="text1"/>
        </w:rPr>
        <w:t>ny dle dokumentace</w:t>
      </w:r>
      <w:r w:rsidRPr="00535B3F" w:rsidR="4CC00EF8">
        <w:rPr>
          <w:rFonts w:ascii="Aptos" w:hAnsi="Aptos" w:eastAsia="Aptos" w:cs="Aptos"/>
          <w:color w:val="000000" w:themeColor="text1"/>
        </w:rPr>
        <w:t xml:space="preserve"> a na konci je uložen/zpracován odpovídající AIP</w:t>
      </w:r>
      <w:r w:rsidRPr="00535B3F">
        <w:rPr>
          <w:rFonts w:ascii="Aptos" w:hAnsi="Aptos" w:eastAsia="Aptos" w:cs="Aptos"/>
          <w:color w:val="000000" w:themeColor="text1"/>
        </w:rPr>
        <w:t>.</w:t>
      </w:r>
    </w:p>
    <w:p w:rsidR="6AC0031E" w:rsidP="41EA63E7" w:rsidRDefault="6AC0031E" w14:paraId="74DBF8EE" w14:textId="1AFD345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Po ukončení operace "konfigurace” administrátor obdrží notifikaci s transakčním logem změn. </w:t>
      </w:r>
    </w:p>
    <w:p w:rsidRPr="00C91C1B" w:rsidR="00C91C1B" w:rsidP="00C91C1B" w:rsidRDefault="00C91C1B" w14:paraId="0638B8C7" w14:textId="077927B3">
      <w:pPr>
        <w:spacing w:line="259" w:lineRule="auto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Následně proběhne n</w:t>
      </w:r>
      <w:r w:rsidRPr="00C91C1B">
        <w:rPr>
          <w:rFonts w:ascii="Aptos" w:hAnsi="Aptos" w:eastAsia="Aptos" w:cs="Aptos"/>
          <w:color w:val="000000" w:themeColor="text1"/>
        </w:rPr>
        <w:t xml:space="preserve">otifikace na ostatní administrátory, že došlo ke změně </w:t>
      </w:r>
      <w:proofErr w:type="gramStart"/>
      <w:r w:rsidRPr="00C91C1B">
        <w:rPr>
          <w:rFonts w:ascii="Aptos" w:hAnsi="Aptos" w:eastAsia="Aptos" w:cs="Aptos"/>
          <w:color w:val="000000" w:themeColor="text1"/>
        </w:rPr>
        <w:t>konfigurace - detail</w:t>
      </w:r>
      <w:proofErr w:type="gramEnd"/>
      <w:r w:rsidRPr="00C91C1B">
        <w:rPr>
          <w:rFonts w:ascii="Aptos" w:hAnsi="Aptos" w:eastAsia="Aptos" w:cs="Aptos"/>
          <w:color w:val="000000" w:themeColor="text1"/>
        </w:rPr>
        <w:t xml:space="preserve"> v transakční historii</w:t>
      </w:r>
      <w:r>
        <w:rPr>
          <w:rFonts w:ascii="Aptos" w:hAnsi="Aptos" w:eastAsia="Aptos" w:cs="Aptos"/>
          <w:color w:val="000000" w:themeColor="text1"/>
        </w:rPr>
        <w:t xml:space="preserve"> (n</w:t>
      </w:r>
      <w:r w:rsidRPr="00C91C1B">
        <w:rPr>
          <w:rFonts w:ascii="Aptos" w:hAnsi="Aptos" w:eastAsia="Aptos" w:cs="Aptos"/>
          <w:color w:val="000000" w:themeColor="text1"/>
        </w:rPr>
        <w:t xml:space="preserve">otifikace s informací a stručným přehledem </w:t>
      </w:r>
      <w:r>
        <w:rPr>
          <w:rFonts w:ascii="Aptos" w:hAnsi="Aptos" w:eastAsia="Aptos" w:cs="Aptos"/>
          <w:color w:val="000000" w:themeColor="text1"/>
        </w:rPr>
        <w:t>–</w:t>
      </w:r>
      <w:r w:rsidRPr="00C91C1B">
        <w:rPr>
          <w:rFonts w:ascii="Aptos" w:hAnsi="Aptos" w:eastAsia="Aptos" w:cs="Aptos"/>
          <w:color w:val="000000" w:themeColor="text1"/>
        </w:rPr>
        <w:t xml:space="preserve"> </w:t>
      </w:r>
      <w:r>
        <w:rPr>
          <w:rFonts w:ascii="Aptos" w:hAnsi="Aptos" w:eastAsia="Aptos" w:cs="Aptos"/>
          <w:color w:val="000000" w:themeColor="text1"/>
        </w:rPr>
        <w:t>e-</w:t>
      </w:r>
      <w:r w:rsidRPr="00C91C1B">
        <w:rPr>
          <w:rFonts w:ascii="Aptos" w:hAnsi="Aptos" w:eastAsia="Aptos" w:cs="Aptos"/>
          <w:color w:val="000000" w:themeColor="text1"/>
        </w:rPr>
        <w:t>mail + notifikace</w:t>
      </w:r>
      <w:r>
        <w:rPr>
          <w:rFonts w:ascii="Aptos" w:hAnsi="Aptos" w:eastAsia="Aptos" w:cs="Aptos"/>
          <w:color w:val="000000" w:themeColor="text1"/>
        </w:rPr>
        <w:t>)</w:t>
      </w:r>
      <w:r w:rsidRPr="00C91C1B">
        <w:rPr>
          <w:rFonts w:ascii="Aptos" w:hAnsi="Aptos" w:eastAsia="Aptos" w:cs="Aptos"/>
          <w:color w:val="000000" w:themeColor="text1"/>
        </w:rPr>
        <w:t xml:space="preserve">. </w:t>
      </w:r>
    </w:p>
    <w:p w:rsidRPr="00535B3F" w:rsidR="00C91C1B" w:rsidP="41EA63E7" w:rsidRDefault="00C91C1B" w14:paraId="504AB3DB" w14:textId="77777777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35B3F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3BDFD05E" w14:textId="26837D6A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 xml:space="preserve">Hlavní scénář (Basic </w:t>
      </w:r>
      <w:proofErr w:type="spellStart"/>
      <w:r w:rsidRPr="00535B3F">
        <w:rPr>
          <w:rFonts w:ascii="Aptos Display" w:hAnsi="Aptos Display" w:eastAsia="Aptos Display" w:cs="Aptos Display"/>
        </w:rPr>
        <w:t>Flow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1665CB06" w:rsidP="53D0D049" w:rsidRDefault="777B3E31" w14:paraId="517BCCC7" w14:textId="05C7B024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Scénář:</w:t>
      </w:r>
    </w:p>
    <w:p w:rsidRPr="00535B3F" w:rsidR="233AB910" w:rsidP="41EA63E7" w:rsidRDefault="6B7A910D" w14:paraId="09061E87" w14:textId="492BAA95">
      <w:r w:rsidRPr="00535B3F">
        <w:rPr>
          <w:rFonts w:ascii="Aptos" w:hAnsi="Aptos" w:eastAsia="Aptos" w:cs="Aptos"/>
          <w:color w:val="000000" w:themeColor="text1"/>
        </w:rPr>
        <w:t xml:space="preserve">Organizace (NA) rozhodne o potřebě úpravy </w:t>
      </w:r>
      <w:r w:rsidRPr="00535B3F" w:rsidR="08BD3FAB">
        <w:rPr>
          <w:rFonts w:ascii="Aptos" w:hAnsi="Aptos" w:eastAsia="Aptos" w:cs="Aptos"/>
          <w:color w:val="000000" w:themeColor="text1"/>
        </w:rPr>
        <w:t>(zrychlení Příjmu, definice nového přijímaného ty</w:t>
      </w:r>
      <w:r w:rsidRPr="00535B3F" w:rsidR="71555E84">
        <w:rPr>
          <w:rFonts w:ascii="Aptos" w:hAnsi="Aptos" w:eastAsia="Aptos" w:cs="Aptos"/>
          <w:color w:val="000000" w:themeColor="text1"/>
        </w:rPr>
        <w:t>p</w:t>
      </w:r>
      <w:r w:rsidRPr="00535B3F" w:rsidR="08BD3FAB">
        <w:rPr>
          <w:rFonts w:ascii="Aptos" w:hAnsi="Aptos" w:eastAsia="Aptos" w:cs="Aptos"/>
          <w:color w:val="000000" w:themeColor="text1"/>
        </w:rPr>
        <w:t xml:space="preserve">u SIP) </w:t>
      </w:r>
      <w:r w:rsidRPr="00535B3F">
        <w:rPr>
          <w:rFonts w:ascii="Aptos" w:hAnsi="Aptos" w:eastAsia="Aptos" w:cs="Aptos"/>
          <w:color w:val="000000" w:themeColor="text1"/>
        </w:rPr>
        <w:t xml:space="preserve">nastavení </w:t>
      </w:r>
      <w:r w:rsidRPr="00535B3F" w:rsidR="737B4F06">
        <w:rPr>
          <w:rFonts w:ascii="Aptos" w:hAnsi="Aptos" w:eastAsia="Aptos" w:cs="Aptos"/>
          <w:color w:val="000000" w:themeColor="text1"/>
        </w:rPr>
        <w:t xml:space="preserve">FC Příjem v příslušné </w:t>
      </w:r>
      <w:r w:rsidRPr="00535B3F" w:rsidR="76A9F576">
        <w:rPr>
          <w:rFonts w:ascii="Aptos" w:hAnsi="Aptos" w:eastAsia="Aptos" w:cs="Aptos"/>
          <w:color w:val="000000" w:themeColor="text1"/>
        </w:rPr>
        <w:t>instanci</w:t>
      </w:r>
      <w:r w:rsidRPr="00535B3F">
        <w:rPr>
          <w:rFonts w:ascii="Aptos" w:hAnsi="Aptos" w:eastAsia="Aptos" w:cs="Aptos"/>
          <w:color w:val="000000" w:themeColor="text1"/>
        </w:rPr>
        <w:t>.</w:t>
      </w:r>
    </w:p>
    <w:p w:rsidRPr="00535B3F" w:rsidR="233AB910" w:rsidP="41EA63E7" w:rsidRDefault="233AB910" w14:paraId="087F392F" w14:textId="4DBFCFDA">
      <w:r w:rsidRPr="00535B3F">
        <w:rPr>
          <w:rFonts w:ascii="Aptos" w:hAnsi="Aptos" w:eastAsia="Aptos" w:cs="Aptos"/>
          <w:color w:val="000000" w:themeColor="text1"/>
        </w:rPr>
        <w:t xml:space="preserve">Administrátor s potřebnými oprávněními změní konfiguraci </w:t>
      </w:r>
      <w:proofErr w:type="spellStart"/>
      <w:r w:rsidRPr="00535B3F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>
        <w:rPr>
          <w:rFonts w:ascii="Aptos" w:hAnsi="Aptos" w:eastAsia="Aptos" w:cs="Aptos"/>
          <w:color w:val="000000" w:themeColor="text1"/>
        </w:rPr>
        <w:t xml:space="preserve"> a/nebo provede nové nastavení komunikačního rozhraní.</w:t>
      </w:r>
    </w:p>
    <w:p w:rsidRPr="00535B3F" w:rsidR="138F083D" w:rsidP="41EA63E7" w:rsidRDefault="138F083D" w14:paraId="6AAFC9EF" w14:textId="3E3071F6">
      <w:pPr>
        <w:rPr>
          <w:rFonts w:ascii="Aptos" w:hAnsi="Aptos" w:eastAsia="Aptos" w:cs="Aptos"/>
          <w:color w:val="000000" w:themeColor="text1"/>
        </w:rPr>
      </w:pPr>
      <w:r w:rsidRPr="0013227D">
        <w:rPr>
          <w:rFonts w:ascii="Aptos" w:hAnsi="Aptos" w:eastAsia="Aptos" w:cs="Aptos"/>
          <w:color w:val="000000" w:themeColor="text1"/>
        </w:rPr>
        <w:t xml:space="preserve">Administrátor spustí/provede testovací scénář </w:t>
      </w:r>
      <w:r w:rsidRPr="0013227D" w:rsidR="0013227D">
        <w:rPr>
          <w:rFonts w:ascii="Aptos" w:hAnsi="Aptos" w:eastAsia="Aptos" w:cs="Aptos"/>
          <w:color w:val="000000" w:themeColor="text1"/>
        </w:rPr>
        <w:t xml:space="preserve">na testovacím prostředí </w:t>
      </w:r>
      <w:r w:rsidRPr="0013227D">
        <w:rPr>
          <w:rFonts w:ascii="Aptos" w:hAnsi="Aptos" w:eastAsia="Aptos" w:cs="Aptos"/>
          <w:color w:val="000000" w:themeColor="text1"/>
        </w:rPr>
        <w:t xml:space="preserve">pro ověření </w:t>
      </w:r>
      <w:r w:rsidRPr="0013227D" w:rsidR="06DB6280">
        <w:rPr>
          <w:rFonts w:ascii="Aptos" w:hAnsi="Aptos" w:eastAsia="Aptos" w:cs="Aptos"/>
          <w:color w:val="000000" w:themeColor="text1"/>
        </w:rPr>
        <w:t xml:space="preserve">řádného </w:t>
      </w:r>
      <w:r w:rsidRPr="0013227D">
        <w:rPr>
          <w:rFonts w:ascii="Aptos" w:hAnsi="Aptos" w:eastAsia="Aptos" w:cs="Aptos"/>
          <w:color w:val="000000" w:themeColor="text1"/>
        </w:rPr>
        <w:t>běhu systému.</w:t>
      </w:r>
    </w:p>
    <w:p w:rsidRPr="00535B3F" w:rsidR="45F890FB" w:rsidP="41EA63E7" w:rsidRDefault="45F890FB" w14:paraId="5795C0D9" w14:textId="48FECE2D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Administrátor potvrdí stávající nastavení a </w:t>
      </w:r>
      <w:r w:rsidRPr="00535B3F" w:rsidR="2F71F706">
        <w:rPr>
          <w:rFonts w:ascii="Aptos" w:hAnsi="Aptos" w:eastAsia="Aptos" w:cs="Aptos"/>
          <w:color w:val="000000" w:themeColor="text1"/>
        </w:rPr>
        <w:t>potvrdí dostupnost systému pro provoz.</w:t>
      </w:r>
    </w:p>
    <w:p w:rsidRPr="00535B3F" w:rsidR="41EA63E7" w:rsidP="41EA63E7" w:rsidRDefault="41EA63E7" w14:paraId="21DF5043" w14:textId="53922185">
      <w:pPr>
        <w:rPr>
          <w:rFonts w:ascii="Aptos" w:hAnsi="Aptos" w:eastAsia="Aptos" w:cs="Aptos"/>
          <w:color w:val="000000" w:themeColor="text1"/>
        </w:rPr>
      </w:pPr>
    </w:p>
    <w:p w:rsidRPr="0013227D" w:rsidR="1D71B718" w:rsidP="41EA63E7" w:rsidRDefault="13FF851F" w14:paraId="128BC5A4" w14:textId="31F42421">
      <w:pPr>
        <w:rPr>
          <w:rFonts w:ascii="Aptos" w:hAnsi="Aptos" w:eastAsia="Aptos" w:cs="Aptos"/>
          <w:color w:val="000000" w:themeColor="text1"/>
        </w:rPr>
      </w:pPr>
      <w:r w:rsidRPr="0013227D">
        <w:rPr>
          <w:rFonts w:ascii="Aptos" w:hAnsi="Aptos" w:eastAsia="Aptos" w:cs="Aptos"/>
          <w:color w:val="000000" w:themeColor="text1"/>
        </w:rPr>
        <w:t xml:space="preserve">Viz diagramy: </w:t>
      </w:r>
    </w:p>
    <w:p w:rsidRPr="00535B3F" w:rsidR="53D0D049" w:rsidP="53D0D049" w:rsidRDefault="0013227D" w14:paraId="7BE43358" w14:textId="1A1FF5DF">
      <w:pPr>
        <w:spacing w:line="259" w:lineRule="auto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Proces „Řízení změn“ </w:t>
      </w:r>
    </w:p>
    <w:p w:rsidRPr="00535B3F" w:rsidR="1665CB06" w:rsidP="53D0D049" w:rsidRDefault="1665CB06" w14:paraId="49D718D1" w14:textId="2124DA5F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lastRenderedPageBreak/>
        <w:t>Alternativní scénáře (</w:t>
      </w:r>
      <w:proofErr w:type="spellStart"/>
      <w:r w:rsidRPr="00535B3F">
        <w:rPr>
          <w:rFonts w:ascii="Aptos Display" w:hAnsi="Aptos Display" w:eastAsia="Aptos Display" w:cs="Aptos Display"/>
        </w:rPr>
        <w:t>Alternative</w:t>
      </w:r>
      <w:proofErr w:type="spellEnd"/>
      <w:r w:rsidRPr="00535B3F">
        <w:rPr>
          <w:rFonts w:ascii="Aptos Display" w:hAnsi="Aptos Display" w:eastAsia="Aptos Display" w:cs="Aptos Display"/>
        </w:rPr>
        <w:t xml:space="preserve"> </w:t>
      </w:r>
      <w:proofErr w:type="spellStart"/>
      <w:r w:rsidRPr="00535B3F">
        <w:rPr>
          <w:rFonts w:ascii="Aptos Display" w:hAnsi="Aptos Display" w:eastAsia="Aptos Display" w:cs="Aptos Display"/>
        </w:rPr>
        <w:t>Flows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1665CB06" w:rsidP="53D0D049" w:rsidRDefault="777B3E31" w14:paraId="56117696" w14:textId="7BC0D4B1">
      <w:pPr>
        <w:pStyle w:val="Nadpis3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</w:rPr>
        <w:t xml:space="preserve">A1 – </w:t>
      </w:r>
      <w:r w:rsidRPr="00535B3F" w:rsidR="31A0C2E3">
        <w:rPr>
          <w:rFonts w:ascii="Aptos" w:hAnsi="Aptos" w:eastAsia="Aptos" w:cs="Aptos"/>
        </w:rPr>
        <w:t xml:space="preserve">Konfigurace </w:t>
      </w:r>
      <w:r w:rsidRPr="00535B3F" w:rsidR="2C4F577D">
        <w:rPr>
          <w:rFonts w:ascii="Aptos" w:hAnsi="Aptos" w:eastAsia="Aptos" w:cs="Aptos"/>
        </w:rPr>
        <w:t>FC Příjem</w:t>
      </w:r>
      <w:r w:rsidRPr="00535B3F" w:rsidR="31A0C2E3">
        <w:rPr>
          <w:rFonts w:ascii="Aptos" w:hAnsi="Aptos" w:eastAsia="Aptos" w:cs="Aptos"/>
        </w:rPr>
        <w:t>, pokud není v konzistentním stavu</w:t>
      </w:r>
    </w:p>
    <w:p w:rsidR="31A0C2E3" w:rsidP="41EA63E7" w:rsidRDefault="31A0C2E3" w14:paraId="11C33745" w14:textId="536262F1">
      <w:r w:rsidRPr="00535B3F">
        <w:t>(</w:t>
      </w:r>
      <w:r w:rsidRPr="00535B3F" w:rsidR="283B8DF6">
        <w:t>FC</w:t>
      </w:r>
      <w:r w:rsidRPr="00535B3F">
        <w:t xml:space="preserve"> není v “konzistentním stavu”</w:t>
      </w:r>
      <w:r w:rsidRPr="00535B3F" w:rsidR="00A69D3F">
        <w:t xml:space="preserve"> - např. Nekomunikuje s FC Plánování uchovávání</w:t>
      </w:r>
      <w:r w:rsidRPr="00535B3F">
        <w:t>, proto je potřeba změnit nastavení</w:t>
      </w:r>
      <w:r w:rsidRPr="00535B3F" w:rsidR="022F1876">
        <w:t>.</w:t>
      </w:r>
      <w:r w:rsidRPr="00535B3F" w:rsidR="1261789A">
        <w:t>)</w:t>
      </w:r>
    </w:p>
    <w:p w:rsidRPr="00535B3F" w:rsidR="006C733E" w:rsidP="41EA63E7" w:rsidRDefault="006C733E" w14:paraId="73777E15" w14:textId="77777777"/>
    <w:p w:rsidRPr="00535B3F" w:rsidR="6EA93F60" w:rsidP="3AFACEBA" w:rsidRDefault="6EA93F60" w14:paraId="6E436733" w14:textId="2116EC1B">
      <w:pPr>
        <w:pStyle w:val="Nadpis3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</w:rPr>
        <w:t>A2 – Konfigurace FC Příjem, je-li potřeba zrychlit činnost</w:t>
      </w:r>
    </w:p>
    <w:p w:rsidR="6EA93F60" w:rsidP="3AFACEBA" w:rsidRDefault="6EA93F60" w14:paraId="7738B215" w14:textId="1391B4B1">
      <w:r w:rsidRPr="00535B3F">
        <w:t xml:space="preserve">Ve </w:t>
      </w:r>
      <w:proofErr w:type="spellStart"/>
      <w:r w:rsidRPr="00535B3F">
        <w:t>workflow</w:t>
      </w:r>
      <w:proofErr w:type="spellEnd"/>
      <w:r w:rsidRPr="00535B3F">
        <w:t xml:space="preserve"> Příjmu je potřeba umožnit více vláken </w:t>
      </w:r>
      <w:proofErr w:type="spellStart"/>
      <w:r w:rsidRPr="00535B3F">
        <w:t>downloadu</w:t>
      </w:r>
      <w:proofErr w:type="spellEnd"/>
      <w:r w:rsidRPr="00535B3F">
        <w:t xml:space="preserve"> z </w:t>
      </w:r>
      <w:proofErr w:type="spellStart"/>
      <w:r w:rsidRPr="00535B3F">
        <w:t>NArP</w:t>
      </w:r>
      <w:proofErr w:type="spellEnd"/>
      <w:r w:rsidRPr="00535B3F">
        <w:t>/paralelní zpracování modulem M</w:t>
      </w:r>
      <w:r w:rsidR="00277E6B">
        <w:t>i</w:t>
      </w:r>
      <w:r w:rsidRPr="00535B3F">
        <w:t>grace, OCR apod.</w:t>
      </w:r>
    </w:p>
    <w:p w:rsidRPr="00535B3F" w:rsidR="00277E6B" w:rsidP="3AFACEBA" w:rsidRDefault="00277E6B" w14:paraId="34AC49BC" w14:textId="77777777"/>
    <w:p w:rsidRPr="00535B3F" w:rsidR="4452542E" w:rsidP="3AFACEBA" w:rsidRDefault="4452542E" w14:paraId="0AD3715D" w14:textId="2664C13F">
      <w:pPr>
        <w:pStyle w:val="Nadpis3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</w:rPr>
        <w:t xml:space="preserve">A3 – Konfigurace FC Příjem </w:t>
      </w:r>
      <w:r w:rsidR="00277E6B">
        <w:rPr>
          <w:rFonts w:ascii="Aptos" w:hAnsi="Aptos" w:eastAsia="Aptos" w:cs="Aptos"/>
        </w:rPr>
        <w:t>–</w:t>
      </w:r>
      <w:r w:rsidRPr="00535B3F">
        <w:rPr>
          <w:rFonts w:ascii="Aptos" w:hAnsi="Aptos" w:eastAsia="Aptos" w:cs="Aptos"/>
        </w:rPr>
        <w:t xml:space="preserve"> nový typ SIP</w:t>
      </w:r>
    </w:p>
    <w:p w:rsidRPr="00535B3F" w:rsidR="4452542E" w:rsidP="15A1127C" w:rsidRDefault="4452542E" w14:paraId="7171F6B9" w14:textId="775E6D83">
      <w:r w:rsidRPr="00535B3F">
        <w:t xml:space="preserve">Ve </w:t>
      </w:r>
      <w:proofErr w:type="spellStart"/>
      <w:r w:rsidRPr="00535B3F">
        <w:t>workflow</w:t>
      </w:r>
      <w:proofErr w:type="spellEnd"/>
      <w:r w:rsidRPr="00535B3F">
        <w:t xml:space="preserve"> Příjmu je potřeba umožnit</w:t>
      </w:r>
      <w:r w:rsidRPr="00535B3F" w:rsidR="43F7960A">
        <w:t xml:space="preserve"> zpracování nového typu SIP.</w:t>
      </w:r>
    </w:p>
    <w:p w:rsidRPr="00535B3F" w:rsidR="3AFACEBA" w:rsidP="3AFACEBA" w:rsidRDefault="3AFACEBA" w14:paraId="69E7986E" w14:textId="22ADFE81"/>
    <w:p w:rsidRPr="00535B3F" w:rsidR="1665CB06" w:rsidP="53D0D049" w:rsidRDefault="1665CB06" w14:paraId="7D39158D" w14:textId="20DB6F1B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Výjimečné scénáře (</w:t>
      </w:r>
      <w:proofErr w:type="spellStart"/>
      <w:r w:rsidRPr="00535B3F">
        <w:rPr>
          <w:rFonts w:ascii="Aptos Display" w:hAnsi="Aptos Display" w:eastAsia="Aptos Display" w:cs="Aptos Display"/>
        </w:rPr>
        <w:t>Exception</w:t>
      </w:r>
      <w:proofErr w:type="spellEnd"/>
      <w:r w:rsidRPr="00535B3F">
        <w:rPr>
          <w:rFonts w:ascii="Aptos Display" w:hAnsi="Aptos Display" w:eastAsia="Aptos Display" w:cs="Aptos Display"/>
        </w:rPr>
        <w:t xml:space="preserve"> </w:t>
      </w:r>
      <w:proofErr w:type="spellStart"/>
      <w:r w:rsidRPr="00535B3F">
        <w:rPr>
          <w:rFonts w:ascii="Aptos Display" w:hAnsi="Aptos Display" w:eastAsia="Aptos Display" w:cs="Aptos Display"/>
        </w:rPr>
        <w:t>Flows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1665CB06" w:rsidP="53D0D049" w:rsidRDefault="777B3E31" w14:paraId="261B8EBA" w14:textId="56A1C19C">
      <w:pPr>
        <w:pStyle w:val="Nadpis3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</w:rPr>
        <w:t xml:space="preserve">E1 – </w:t>
      </w:r>
      <w:r w:rsidRPr="00535B3F" w:rsidR="4B540440">
        <w:rPr>
          <w:rFonts w:ascii="Aptos" w:hAnsi="Aptos" w:eastAsia="Aptos" w:cs="Aptos"/>
        </w:rPr>
        <w:t xml:space="preserve">Konfigurace </w:t>
      </w:r>
      <w:r w:rsidRPr="00535B3F" w:rsidR="5552F7A8">
        <w:rPr>
          <w:rFonts w:ascii="Aptos" w:hAnsi="Aptos" w:eastAsia="Aptos" w:cs="Aptos"/>
        </w:rPr>
        <w:t xml:space="preserve">FC </w:t>
      </w:r>
      <w:r w:rsidRPr="00535B3F" w:rsidR="4B540440">
        <w:rPr>
          <w:rFonts w:ascii="Aptos" w:hAnsi="Aptos" w:eastAsia="Aptos" w:cs="Aptos"/>
        </w:rPr>
        <w:t>při prvním spuštění systému.</w:t>
      </w:r>
    </w:p>
    <w:p w:rsidRPr="00535B3F" w:rsidR="41EA63E7" w:rsidP="41EA63E7" w:rsidRDefault="41EA63E7" w14:paraId="3BF682E5" w14:textId="0A7AF0BD"/>
    <w:p w:rsidRPr="00535B3F" w:rsidR="1665CB06" w:rsidP="53D0D049" w:rsidRDefault="1665CB06" w14:paraId="1BE133F9" w14:textId="21B64632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Frekvence výskytu</w:t>
      </w:r>
    </w:p>
    <w:p w:rsidRPr="00535B3F" w:rsidR="02A85443" w:rsidP="41EA63E7" w:rsidRDefault="02A85443" w14:paraId="5C5A7242" w14:textId="2631C3C6">
      <w:p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Občas</w:t>
      </w:r>
      <w:r w:rsidRPr="00535B3F" w:rsidR="10EE5E2A">
        <w:rPr>
          <w:rFonts w:ascii="Aptos" w:hAnsi="Aptos" w:eastAsia="Aptos" w:cs="Aptos"/>
          <w:color w:val="000000" w:themeColor="text1"/>
        </w:rPr>
        <w:t>:</w:t>
      </w:r>
    </w:p>
    <w:p w:rsidRPr="00535B3F" w:rsidR="661E2B47" w:rsidP="41EA63E7" w:rsidRDefault="661E2B47" w14:paraId="0B9E957C" w14:textId="7B74B2D5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při dílčích změnách </w:t>
      </w:r>
      <w:r w:rsidRPr="00535B3F" w:rsidR="2A9B5DE9">
        <w:rPr>
          <w:rFonts w:ascii="Aptos" w:hAnsi="Aptos" w:eastAsia="Aptos" w:cs="Aptos"/>
          <w:color w:val="000000" w:themeColor="text1"/>
        </w:rPr>
        <w:t>FC a</w:t>
      </w:r>
      <w:r w:rsidRPr="00535B3F">
        <w:rPr>
          <w:rFonts w:ascii="Aptos" w:hAnsi="Aptos" w:eastAsia="Aptos" w:cs="Aptos"/>
          <w:color w:val="000000" w:themeColor="text1"/>
        </w:rPr>
        <w:t xml:space="preserve"> modulů</w:t>
      </w:r>
    </w:p>
    <w:p w:rsidRPr="00535B3F" w:rsidR="661E2B47" w:rsidP="41EA63E7" w:rsidRDefault="661E2B47" w14:paraId="619572CB" w14:textId="41076626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pokud bude záměrně některý</w:t>
      </w:r>
      <w:r w:rsidR="00277E6B">
        <w:rPr>
          <w:rFonts w:ascii="Aptos" w:hAnsi="Aptos" w:eastAsia="Aptos" w:cs="Aptos"/>
          <w:color w:val="000000" w:themeColor="text1"/>
        </w:rPr>
        <w:t xml:space="preserve"> </w:t>
      </w:r>
      <w:r w:rsidRPr="00535B3F" w:rsidR="7256D8FC">
        <w:rPr>
          <w:rFonts w:ascii="Aptos" w:hAnsi="Aptos" w:eastAsia="Aptos" w:cs="Aptos"/>
          <w:color w:val="000000" w:themeColor="text1"/>
        </w:rPr>
        <w:t xml:space="preserve">krok ve </w:t>
      </w:r>
      <w:proofErr w:type="spellStart"/>
      <w:r w:rsidRPr="00535B3F" w:rsidR="7256D8FC">
        <w:rPr>
          <w:rFonts w:ascii="Aptos" w:hAnsi="Aptos" w:eastAsia="Aptos" w:cs="Aptos"/>
          <w:color w:val="000000" w:themeColor="text1"/>
        </w:rPr>
        <w:t>workflow</w:t>
      </w:r>
      <w:proofErr w:type="spellEnd"/>
      <w:r w:rsidRPr="00535B3F" w:rsidR="7256D8FC">
        <w:rPr>
          <w:rFonts w:ascii="Aptos" w:hAnsi="Aptos" w:eastAsia="Aptos" w:cs="Aptos"/>
          <w:color w:val="000000" w:themeColor="text1"/>
        </w:rPr>
        <w:t xml:space="preserve"> </w:t>
      </w:r>
      <w:r w:rsidRPr="00535B3F">
        <w:rPr>
          <w:rFonts w:ascii="Aptos" w:hAnsi="Aptos" w:eastAsia="Aptos" w:cs="Aptos"/>
          <w:color w:val="000000" w:themeColor="text1"/>
        </w:rPr>
        <w:t xml:space="preserve">vyřazen </w:t>
      </w:r>
      <w:r w:rsidR="00277E6B">
        <w:rPr>
          <w:rFonts w:ascii="Aptos" w:hAnsi="Aptos" w:eastAsia="Aptos" w:cs="Aptos"/>
          <w:color w:val="000000" w:themeColor="text1"/>
        </w:rPr>
        <w:t>–</w:t>
      </w:r>
      <w:r w:rsidRPr="00535B3F">
        <w:rPr>
          <w:rFonts w:ascii="Aptos" w:hAnsi="Aptos" w:eastAsia="Aptos" w:cs="Aptos"/>
          <w:color w:val="000000" w:themeColor="text1"/>
        </w:rPr>
        <w:t xml:space="preserve"> z důvodu </w:t>
      </w:r>
      <w:r w:rsidRPr="00535B3F" w:rsidR="059278D6">
        <w:rPr>
          <w:rFonts w:ascii="Aptos" w:hAnsi="Aptos" w:eastAsia="Aptos" w:cs="Aptos"/>
          <w:color w:val="000000" w:themeColor="text1"/>
        </w:rPr>
        <w:t xml:space="preserve">jeho </w:t>
      </w:r>
      <w:r w:rsidRPr="00535B3F">
        <w:rPr>
          <w:rFonts w:ascii="Aptos" w:hAnsi="Aptos" w:eastAsia="Aptos" w:cs="Aptos"/>
          <w:color w:val="000000" w:themeColor="text1"/>
        </w:rPr>
        <w:t>chyby</w:t>
      </w:r>
      <w:r w:rsidRPr="00535B3F" w:rsidR="24C82703">
        <w:rPr>
          <w:rFonts w:ascii="Aptos" w:hAnsi="Aptos" w:eastAsia="Aptos" w:cs="Aptos"/>
          <w:color w:val="000000" w:themeColor="text1"/>
        </w:rPr>
        <w:t>, v zájmu</w:t>
      </w:r>
      <w:r w:rsidRPr="00535B3F" w:rsidR="5F1D7F89">
        <w:rPr>
          <w:rFonts w:ascii="Aptos" w:hAnsi="Aptos" w:eastAsia="Aptos" w:cs="Aptos"/>
          <w:color w:val="000000" w:themeColor="text1"/>
        </w:rPr>
        <w:t xml:space="preserve"> zachování celkového běhu a ostatních funkcí</w:t>
      </w:r>
    </w:p>
    <w:p w:rsidRPr="00535B3F" w:rsidR="661E2B47" w:rsidP="41EA63E7" w:rsidRDefault="661E2B47" w14:paraId="53820EFC" w14:textId="0F4D4D0D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za účelem</w:t>
      </w:r>
      <w:r w:rsidRPr="00535B3F" w:rsidR="1F2B60FA">
        <w:rPr>
          <w:rFonts w:ascii="Aptos" w:hAnsi="Aptos" w:eastAsia="Aptos" w:cs="Aptos"/>
          <w:color w:val="000000" w:themeColor="text1"/>
        </w:rPr>
        <w:t xml:space="preserve"> urychlení provozu</w:t>
      </w:r>
      <w:r w:rsidRPr="00535B3F" w:rsidR="24068837">
        <w:rPr>
          <w:rFonts w:ascii="Aptos" w:hAnsi="Aptos" w:eastAsia="Aptos" w:cs="Aptos"/>
          <w:color w:val="000000" w:themeColor="text1"/>
        </w:rPr>
        <w:t xml:space="preserve"> (výjimečně)</w:t>
      </w:r>
      <w:r w:rsidRPr="00535B3F" w:rsidR="187DA793">
        <w:rPr>
          <w:rFonts w:ascii="Aptos" w:hAnsi="Aptos" w:eastAsia="Aptos" w:cs="Aptos"/>
          <w:color w:val="000000" w:themeColor="text1"/>
        </w:rPr>
        <w:t xml:space="preserve"> </w:t>
      </w:r>
      <w:r w:rsidR="008F5061">
        <w:rPr>
          <w:rFonts w:ascii="Aptos" w:hAnsi="Aptos" w:eastAsia="Aptos" w:cs="Aptos"/>
          <w:color w:val="000000" w:themeColor="text1"/>
        </w:rPr>
        <w:t>–</w:t>
      </w:r>
      <w:r w:rsidRPr="00535B3F" w:rsidR="187DA793">
        <w:rPr>
          <w:rFonts w:ascii="Aptos" w:hAnsi="Aptos" w:eastAsia="Aptos" w:cs="Aptos"/>
          <w:color w:val="000000" w:themeColor="text1"/>
        </w:rPr>
        <w:t xml:space="preserve"> paralelizace procesů</w:t>
      </w:r>
    </w:p>
    <w:p w:rsidRPr="00535B3F" w:rsidR="53D0D049" w:rsidP="53D0D049" w:rsidRDefault="53D0D049" w14:paraId="47121EF5" w14:textId="5AC3D363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080CADFC" w14:textId="5A10AC91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Speciální požadavky (Non-</w:t>
      </w:r>
      <w:proofErr w:type="spellStart"/>
      <w:r w:rsidRPr="00535B3F">
        <w:rPr>
          <w:rFonts w:ascii="Aptos Display" w:hAnsi="Aptos Display" w:eastAsia="Aptos Display" w:cs="Aptos Display"/>
        </w:rPr>
        <w:t>functional</w:t>
      </w:r>
      <w:proofErr w:type="spellEnd"/>
      <w:r w:rsidRPr="00535B3F">
        <w:rPr>
          <w:rFonts w:ascii="Aptos Display" w:hAnsi="Aptos Display" w:eastAsia="Aptos Display" w:cs="Aptos Display"/>
        </w:rPr>
        <w:t xml:space="preserve"> / </w:t>
      </w:r>
      <w:proofErr w:type="spellStart"/>
      <w:r w:rsidRPr="00535B3F">
        <w:rPr>
          <w:rFonts w:ascii="Aptos Display" w:hAnsi="Aptos Display" w:eastAsia="Aptos Display" w:cs="Aptos Display"/>
        </w:rPr>
        <w:t>Special</w:t>
      </w:r>
      <w:proofErr w:type="spellEnd"/>
      <w:r w:rsidRPr="00535B3F">
        <w:rPr>
          <w:rFonts w:ascii="Aptos Display" w:hAnsi="Aptos Display" w:eastAsia="Aptos Display" w:cs="Aptos Display"/>
        </w:rPr>
        <w:t xml:space="preserve"> </w:t>
      </w:r>
      <w:proofErr w:type="spellStart"/>
      <w:r w:rsidRPr="00535B3F">
        <w:rPr>
          <w:rFonts w:ascii="Aptos Display" w:hAnsi="Aptos Display" w:eastAsia="Aptos Display" w:cs="Aptos Display"/>
        </w:rPr>
        <w:t>Requirements</w:t>
      </w:r>
      <w:proofErr w:type="spellEnd"/>
      <w:r w:rsidRPr="00535B3F">
        <w:rPr>
          <w:rFonts w:ascii="Aptos Display" w:hAnsi="Aptos Display" w:eastAsia="Aptos Display" w:cs="Aptos Display"/>
        </w:rPr>
        <w:t>)</w:t>
      </w:r>
    </w:p>
    <w:p w:rsidRPr="00535B3F" w:rsidR="1665CB06" w:rsidP="53D0D049" w:rsidRDefault="1665CB06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535B3F" w:rsidR="1665CB06" w:rsidP="53D0D049" w:rsidRDefault="1665CB06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00535B3F" w:rsidR="1C99501D">
        <w:rPr>
          <w:rFonts w:ascii="Aptos" w:hAnsi="Aptos" w:eastAsia="Aptos" w:cs="Aptos"/>
          <w:color w:val="000000" w:themeColor="text1"/>
        </w:rPr>
        <w:t>S</w:t>
      </w:r>
      <w:r w:rsidRPr="00535B3F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535B3F" w:rsidR="134B02F8">
        <w:rPr>
          <w:rFonts w:ascii="Aptos" w:hAnsi="Aptos" w:eastAsia="Aptos" w:cs="Aptos"/>
          <w:color w:val="000000" w:themeColor="text1"/>
        </w:rPr>
        <w:t>; 3000 SIP za den</w:t>
      </w:r>
      <w:r w:rsidRPr="00535B3F">
        <w:rPr>
          <w:rFonts w:ascii="Aptos" w:hAnsi="Aptos" w:eastAsia="Aptos" w:cs="Aptos"/>
          <w:color w:val="000000" w:themeColor="text1"/>
        </w:rPr>
        <w:t>).</w:t>
      </w:r>
    </w:p>
    <w:p w:rsidRPr="00535B3F" w:rsidR="1665CB06" w:rsidP="53D0D049" w:rsidRDefault="1665CB06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Audit a logování – po</w:t>
      </w:r>
      <w:r w:rsidRPr="00535B3F" w:rsidR="11920C9A">
        <w:rPr>
          <w:rFonts w:ascii="Aptos" w:hAnsi="Aptos" w:eastAsia="Aptos" w:cs="Aptos"/>
          <w:color w:val="000000" w:themeColor="text1"/>
        </w:rPr>
        <w:t>stup příjmu je logován do ingest</w:t>
      </w:r>
      <w:r w:rsidRPr="00535B3F" w:rsidR="759F5615">
        <w:rPr>
          <w:rFonts w:ascii="Aptos" w:hAnsi="Aptos" w:eastAsia="Aptos" w:cs="Aptos"/>
          <w:color w:val="000000" w:themeColor="text1"/>
        </w:rPr>
        <w:t>_premis</w:t>
      </w:r>
      <w:r w:rsidRPr="00535B3F" w:rsidR="11920C9A">
        <w:rPr>
          <w:rFonts w:ascii="Aptos" w:hAnsi="Aptos" w:eastAsia="Aptos" w:cs="Aptos"/>
          <w:color w:val="000000" w:themeColor="text1"/>
        </w:rPr>
        <w:t xml:space="preserve">.xml a FC Správa </w:t>
      </w:r>
      <w:r w:rsidRPr="00535B3F" w:rsidR="3A9CC459">
        <w:rPr>
          <w:rFonts w:ascii="Aptos" w:hAnsi="Aptos" w:eastAsia="Aptos" w:cs="Aptos"/>
          <w:color w:val="000000" w:themeColor="text1"/>
        </w:rPr>
        <w:t>dat</w:t>
      </w:r>
      <w:r w:rsidRPr="00535B3F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Pr="00535B3F" w:rsidR="1665CB06" w:rsidP="53D0D049" w:rsidRDefault="777B3E31" w14:paraId="155341B3" w14:textId="11F89AE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Bezpečnost – přenos </w:t>
      </w:r>
      <w:r w:rsidRPr="00535B3F" w:rsidR="7163905B">
        <w:rPr>
          <w:rFonts w:ascii="Aptos" w:hAnsi="Aptos" w:eastAsia="Aptos" w:cs="Aptos"/>
          <w:color w:val="000000" w:themeColor="text1"/>
        </w:rPr>
        <w:t>S</w:t>
      </w:r>
      <w:r w:rsidRPr="00535B3F">
        <w:rPr>
          <w:rFonts w:ascii="Aptos" w:hAnsi="Aptos" w:eastAsia="Aptos" w:cs="Aptos"/>
          <w:color w:val="000000" w:themeColor="text1"/>
        </w:rPr>
        <w:t xml:space="preserve">IP </w:t>
      </w:r>
      <w:r w:rsidRPr="00535B3F" w:rsidR="1D27479E">
        <w:rPr>
          <w:rFonts w:ascii="Aptos" w:hAnsi="Aptos" w:eastAsia="Aptos" w:cs="Aptos"/>
          <w:color w:val="000000" w:themeColor="text1"/>
        </w:rPr>
        <w:t>do IS NDA</w:t>
      </w:r>
      <w:r w:rsidRPr="00535B3F">
        <w:rPr>
          <w:rFonts w:ascii="Aptos" w:hAnsi="Aptos" w:eastAsia="Aptos" w:cs="Aptos"/>
          <w:color w:val="000000" w:themeColor="text1"/>
        </w:rPr>
        <w:t xml:space="preserve"> musí být šifrovaný, </w:t>
      </w:r>
      <w:r w:rsidRPr="00535B3F" w:rsidR="3FF37C62">
        <w:rPr>
          <w:rFonts w:ascii="Aptos" w:hAnsi="Aptos" w:eastAsia="Aptos" w:cs="Aptos"/>
          <w:color w:val="000000" w:themeColor="text1"/>
        </w:rPr>
        <w:t>FC Pří</w:t>
      </w:r>
      <w:r w:rsidRPr="00535B3F" w:rsidR="382E7B7C">
        <w:rPr>
          <w:rFonts w:ascii="Aptos" w:hAnsi="Aptos" w:eastAsia="Aptos" w:cs="Aptos"/>
          <w:color w:val="000000" w:themeColor="text1"/>
        </w:rPr>
        <w:t>jem</w:t>
      </w:r>
      <w:r w:rsidRPr="00535B3F">
        <w:rPr>
          <w:rFonts w:ascii="Aptos" w:hAnsi="Aptos" w:eastAsia="Aptos" w:cs="Aptos"/>
          <w:color w:val="000000" w:themeColor="text1"/>
        </w:rPr>
        <w:t xml:space="preserve"> musí mít řízený přístup (autentizace, autorizace).</w:t>
      </w:r>
    </w:p>
    <w:p w:rsidRPr="00535B3F" w:rsidR="42F84578" w:rsidP="41EA63E7" w:rsidRDefault="42F84578" w14:paraId="3628ABB4" w14:textId="053CA79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lastRenderedPageBreak/>
        <w:t xml:space="preserve">Komunikační rozhraní uvnitř IS NDA – dle </w:t>
      </w:r>
      <w:r w:rsidRPr="00535B3F" w:rsidR="1EFEB52D">
        <w:rPr>
          <w:rFonts w:ascii="Aptos" w:hAnsi="Aptos" w:eastAsia="Aptos" w:cs="Aptos"/>
          <w:color w:val="000000" w:themeColor="text1"/>
        </w:rPr>
        <w:t>dokumentace dodavatele</w:t>
      </w:r>
      <w:r w:rsidRPr="00535B3F" w:rsidR="7CC54058">
        <w:rPr>
          <w:rFonts w:ascii="Aptos" w:hAnsi="Aptos" w:eastAsia="Aptos" w:cs="Aptos"/>
          <w:color w:val="000000" w:themeColor="text1"/>
        </w:rPr>
        <w:t>, dokumentace je aktuální a aktualizovaná</w:t>
      </w:r>
      <w:r w:rsidRPr="00535B3F" w:rsidR="1EFEB52D">
        <w:rPr>
          <w:rFonts w:ascii="Aptos" w:hAnsi="Aptos" w:eastAsia="Aptos" w:cs="Aptos"/>
          <w:color w:val="000000" w:themeColor="text1"/>
        </w:rPr>
        <w:t>.</w:t>
      </w:r>
    </w:p>
    <w:p w:rsidRPr="00535B3F" w:rsidR="53D0D049" w:rsidP="53D0D049" w:rsidRDefault="53D0D049" w14:paraId="788D7994" w14:textId="058240F2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4E48F060" w14:textId="474FB97F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Datové objekty / vstupy a výstupy</w:t>
      </w:r>
    </w:p>
    <w:p w:rsidRPr="00535B3F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</w:rPr>
        <w:t>Vstupy:</w:t>
      </w:r>
    </w:p>
    <w:p w:rsidRPr="00535B3F" w:rsidR="1665CB06" w:rsidP="53D0D049" w:rsidRDefault="0E1134C9" w14:paraId="3796F786" w14:textId="2391ABF0">
      <w:pPr>
        <w:pStyle w:val="Odstavecseseznamem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Defaultní </w:t>
      </w:r>
      <w:r w:rsidRPr="00535B3F" w:rsidR="777B3E31">
        <w:rPr>
          <w:rFonts w:ascii="Aptos" w:hAnsi="Aptos" w:eastAsia="Aptos" w:cs="Aptos"/>
          <w:color w:val="000000" w:themeColor="text1"/>
        </w:rPr>
        <w:t xml:space="preserve">Konfigurace </w:t>
      </w:r>
      <w:r w:rsidRPr="00535B3F" w:rsidR="46C46BC6">
        <w:rPr>
          <w:rFonts w:ascii="Aptos" w:hAnsi="Aptos" w:eastAsia="Aptos" w:cs="Aptos"/>
          <w:color w:val="000000" w:themeColor="text1"/>
        </w:rPr>
        <w:t>FC Příjem pro příslušnou inst</w:t>
      </w:r>
      <w:r w:rsidRPr="00535B3F" w:rsidR="40CAA4BA">
        <w:rPr>
          <w:rFonts w:ascii="Aptos" w:hAnsi="Aptos" w:eastAsia="Aptos" w:cs="Aptos"/>
          <w:color w:val="000000" w:themeColor="text1"/>
        </w:rPr>
        <w:t>anc</w:t>
      </w:r>
      <w:r w:rsidR="008F5061">
        <w:rPr>
          <w:rFonts w:ascii="Aptos" w:hAnsi="Aptos" w:eastAsia="Aptos" w:cs="Aptos"/>
          <w:color w:val="000000" w:themeColor="text1"/>
        </w:rPr>
        <w:t>i</w:t>
      </w:r>
    </w:p>
    <w:p w:rsidRPr="00535B3F" w:rsidR="4A92681E" w:rsidP="3AFACEBA" w:rsidRDefault="4A92681E" w14:paraId="495561B0" w14:textId="5C724167">
      <w:pPr>
        <w:pStyle w:val="Odstavecseseznamem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Dokumentace plánované konfigurace</w:t>
      </w:r>
    </w:p>
    <w:p w:rsidRPr="00535B3F" w:rsidR="5A8E1838" w:rsidP="3AFACEBA" w:rsidRDefault="5A8E1838" w14:paraId="45C95562" w14:textId="69A7645D">
      <w:pPr>
        <w:pStyle w:val="Odstavecseseznamem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Typy SIP</w:t>
      </w:r>
    </w:p>
    <w:p w:rsidRPr="00535B3F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535B3F">
        <w:rPr>
          <w:rFonts w:ascii="Aptos" w:hAnsi="Aptos" w:eastAsia="Aptos" w:cs="Aptos"/>
        </w:rPr>
        <w:t>Výstupy:</w:t>
      </w:r>
    </w:p>
    <w:p w:rsidRPr="00535B3F" w:rsidR="53D0D049" w:rsidP="41EA63E7" w:rsidRDefault="1BDE4B98" w14:paraId="7B2FB3BD" w14:textId="3772D998">
      <w:pPr>
        <w:pStyle w:val="Odstavecseseznamem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="00623A82">
        <w:rPr>
          <w:rFonts w:ascii="Aptos" w:hAnsi="Aptos" w:eastAsia="Aptos" w:cs="Aptos"/>
          <w:color w:val="000000" w:themeColor="text1"/>
        </w:rPr>
        <w:t>c</w:t>
      </w:r>
      <w:r w:rsidRPr="00535B3F">
        <w:rPr>
          <w:rFonts w:ascii="Aptos" w:hAnsi="Aptos" w:eastAsia="Aptos" w:cs="Aptos"/>
          <w:color w:val="000000" w:themeColor="text1"/>
        </w:rPr>
        <w:t>hyb.</w:t>
      </w:r>
    </w:p>
    <w:p w:rsidRPr="00535B3F" w:rsidR="3AAA40B4" w:rsidP="3AFACEBA" w:rsidRDefault="3AAA40B4" w14:paraId="4D33C5BB" w14:textId="1E22C7F8">
      <w:pPr>
        <w:pStyle w:val="Odstavecseseznamem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Dokumentace aktuální konfigurace</w:t>
      </w:r>
    </w:p>
    <w:p w:rsidRPr="00535B3F" w:rsidR="08785457" w:rsidP="3AFACEBA" w:rsidRDefault="08785457" w14:paraId="334671DA" w14:textId="0035387D">
      <w:pPr>
        <w:pStyle w:val="Odstavecseseznamem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00535B3F">
        <w:rPr>
          <w:rFonts w:ascii="Aptos" w:hAnsi="Aptos" w:eastAsia="Aptos" w:cs="Aptos"/>
          <w:color w:val="000000" w:themeColor="text1"/>
        </w:rPr>
        <w:t>Aktualizace typů SIP</w:t>
      </w:r>
    </w:p>
    <w:p w:rsidRPr="00535B3F" w:rsidR="3AFACEBA" w:rsidP="3AFACEBA" w:rsidRDefault="3AFACEBA" w14:paraId="47DC85D2" w14:textId="6F67093B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535B3F" w:rsidR="1665CB06" w:rsidP="53D0D049" w:rsidRDefault="1665CB06" w14:paraId="02A36383" w14:textId="4F862D54">
      <w:pPr>
        <w:pStyle w:val="Nadpis2"/>
        <w:rPr>
          <w:rFonts w:ascii="Aptos Display" w:hAnsi="Aptos Display" w:eastAsia="Aptos Display" w:cs="Aptos Display"/>
        </w:rPr>
      </w:pPr>
      <w:r w:rsidRPr="00535B3F">
        <w:rPr>
          <w:rFonts w:ascii="Aptos Display" w:hAnsi="Aptos Display" w:eastAsia="Aptos Display" w:cs="Aptos Display"/>
        </w:rPr>
        <w:t>Otevřené otázky / poznámky</w:t>
      </w:r>
    </w:p>
    <w:p w:rsidRPr="00535B3F" w:rsidR="53D0D049" w:rsidP="53D0D049" w:rsidRDefault="53D0D049" w14:paraId="54AA9C0B" w14:textId="45D6B9BD">
      <w:pPr>
        <w:rPr>
          <w:rFonts w:ascii="Aptos" w:hAnsi="Aptos" w:eastAsia="Aptos" w:cs="Aptos"/>
          <w:color w:val="000000" w:themeColor="text1"/>
        </w:rPr>
      </w:pPr>
    </w:p>
    <w:p w:rsidR="536C1CFF" w:rsidP="536C1CFF" w:rsidRDefault="14D3D655" w14:paraId="147095CF" w14:textId="0CBA6F28">
      <w:r w:rsidRPr="00535B3F">
        <w:t>Co vše lze konfigurovat</w:t>
      </w:r>
      <w:r w:rsidRPr="00535B3F" w:rsidR="1920252D">
        <w:t xml:space="preserve"> – ve FC Příjem</w:t>
      </w:r>
    </w:p>
    <w:p w:rsidR="00AB154C" w:rsidP="00AB154C" w:rsidRDefault="00164DFA" w14:paraId="507BAB07" w14:textId="782CB494">
      <w:pPr>
        <w:pStyle w:val="Odstavecseseznamem"/>
        <w:numPr>
          <w:ilvl w:val="0"/>
          <w:numId w:val="7"/>
        </w:numPr>
      </w:pPr>
      <w:r>
        <w:t>Definice zpracování SIP</w:t>
      </w:r>
    </w:p>
    <w:p w:rsidRPr="00535B3F" w:rsidR="00164DFA" w:rsidP="00AB154C" w:rsidRDefault="00164DFA" w14:paraId="585400E0" w14:textId="7D4CAEC2">
      <w:pPr>
        <w:pStyle w:val="Odstavecseseznamem"/>
        <w:numPr>
          <w:ilvl w:val="0"/>
          <w:numId w:val="7"/>
        </w:numPr>
      </w:pPr>
      <w:r>
        <w:t xml:space="preserve">Komunikace s </w:t>
      </w:r>
      <w:proofErr w:type="spellStart"/>
      <w:r>
        <w:t>NArP</w:t>
      </w:r>
      <w:proofErr w:type="spellEnd"/>
    </w:p>
    <w:p w:rsidR="00520B6C" w:rsidP="2AB32C94" w:rsidRDefault="1DB74152" w14:paraId="2ED5768D" w14:textId="77777777">
      <w:r w:rsidRPr="00535B3F">
        <w:t>V čem lze konfigurovat příjem nového typu SIP</w:t>
      </w:r>
    </w:p>
    <w:p w:rsidR="00623A82" w:rsidP="00520B6C" w:rsidRDefault="00520B6C" w14:paraId="03E857F1" w14:textId="18C007E1">
      <w:pPr>
        <w:pStyle w:val="Odstavecseseznamem"/>
        <w:numPr>
          <w:ilvl w:val="0"/>
          <w:numId w:val="7"/>
        </w:numPr>
      </w:pPr>
      <w:r>
        <w:t>Administrace</w:t>
      </w:r>
      <w:r w:rsidRPr="00535B3F" w:rsidR="1DB74152">
        <w:t xml:space="preserve"> </w:t>
      </w:r>
    </w:p>
    <w:p w:rsidR="7A449130" w:rsidP="2AB32C94" w:rsidRDefault="7A449130" w14:paraId="07910D56" w14:textId="2881500A">
      <w:pPr>
        <w:rPr>
          <w:rFonts w:ascii="Aptos" w:hAnsi="Aptos" w:eastAsia="Aptos" w:cs="Aptos"/>
          <w:color w:val="000000" w:themeColor="text1"/>
        </w:rPr>
      </w:pPr>
      <w:r w:rsidRPr="0013227D">
        <w:rPr>
          <w:rFonts w:ascii="Aptos" w:hAnsi="Aptos" w:eastAsia="Aptos" w:cs="Aptos"/>
          <w:color w:val="000000" w:themeColor="text1"/>
        </w:rPr>
        <w:t>Testovací scénář pro ověření řádného běhu systému</w:t>
      </w:r>
    </w:p>
    <w:p w:rsidRPr="00623A82" w:rsidR="00520B6C" w:rsidP="00520B6C" w:rsidRDefault="00520B6C" w14:paraId="4DD835BA" w14:textId="39D9ABFF">
      <w:pPr>
        <w:pStyle w:val="Odstavecseseznamem"/>
        <w:numPr>
          <w:ilvl w:val="0"/>
          <w:numId w:val="7"/>
        </w:numPr>
      </w:pPr>
      <w:r>
        <w:t>Doporučení</w:t>
      </w:r>
      <w:r w:rsidR="00C224F9">
        <w:t xml:space="preserve"> </w:t>
      </w:r>
      <w:r w:rsidR="00854FAB">
        <w:t>–</w:t>
      </w:r>
      <w:r w:rsidR="00C224F9">
        <w:t xml:space="preserve"> mechanismus</w:t>
      </w:r>
      <w:r w:rsidR="00854FAB">
        <w:t xml:space="preserve"> kontrolování nasazení</w:t>
      </w:r>
    </w:p>
    <w:sectPr w:rsidRPr="00623A82" w:rsidR="00520B6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9F400"/>
    <w:multiLevelType w:val="hybridMultilevel"/>
    <w:tmpl w:val="55A2B120"/>
    <w:lvl w:ilvl="0" w:tplc="886620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2CC56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AA8D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227E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FADD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6E55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E67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C862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4A61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7575F9"/>
    <w:multiLevelType w:val="hybridMultilevel"/>
    <w:tmpl w:val="2F0AE60E"/>
    <w:lvl w:ilvl="0" w:tplc="5F441BC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44E46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D456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F456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BC38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CF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FABF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4688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F4D5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83B065"/>
    <w:multiLevelType w:val="hybridMultilevel"/>
    <w:tmpl w:val="83781F32"/>
    <w:lvl w:ilvl="0" w:tplc="0EDA43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064BC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DC00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C049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167D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42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627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485B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461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FA28D5"/>
    <w:multiLevelType w:val="hybridMultilevel"/>
    <w:tmpl w:val="F3AA420E"/>
    <w:lvl w:ilvl="0" w:tplc="6A6C405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C3F0544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7C6F7B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77EF6B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02CB21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AB490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C6809D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2182F9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740EB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F0CC53C"/>
    <w:multiLevelType w:val="hybridMultilevel"/>
    <w:tmpl w:val="EA5213A0"/>
    <w:lvl w:ilvl="0" w:tplc="2AFA37F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D520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A64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D67F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32E7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7EB8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C62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061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483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4CF6E6"/>
    <w:multiLevelType w:val="hybridMultilevel"/>
    <w:tmpl w:val="91969D8C"/>
    <w:lvl w:ilvl="0" w:tplc="7F2C2F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1DAE2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768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509E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DCB8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385D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A4B4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762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38A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C154BA"/>
    <w:multiLevelType w:val="hybridMultilevel"/>
    <w:tmpl w:val="653C3242"/>
    <w:lvl w:ilvl="0" w:tplc="548E49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08D2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21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233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A2D0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94A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6E73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B4A0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4E51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6DB9D7"/>
    <w:multiLevelType w:val="hybridMultilevel"/>
    <w:tmpl w:val="493873DC"/>
    <w:lvl w:ilvl="0" w:tplc="57665E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4B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84E3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18F9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B6D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B63A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1469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4A5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629E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59679"/>
    <w:multiLevelType w:val="hybridMultilevel"/>
    <w:tmpl w:val="FEB07106"/>
    <w:lvl w:ilvl="0" w:tplc="7796119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061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9E77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DC2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8670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0AB7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D829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5000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4E43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E9BAAD"/>
    <w:multiLevelType w:val="hybridMultilevel"/>
    <w:tmpl w:val="B8982EDC"/>
    <w:lvl w:ilvl="0" w:tplc="38021B5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1E0E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1234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DE4F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E012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F6A4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30BA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C0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2ABC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DE38E8"/>
    <w:multiLevelType w:val="hybridMultilevel"/>
    <w:tmpl w:val="BB74DE28"/>
    <w:lvl w:ilvl="0" w:tplc="388A669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D48B78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CBE450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1940D6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D72F79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82CFC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E96740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58E701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21834E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85AFDB1"/>
    <w:multiLevelType w:val="hybridMultilevel"/>
    <w:tmpl w:val="B9BC0C54"/>
    <w:lvl w:ilvl="0" w:tplc="33B63E02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4C1A0CA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426986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1B4919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16012F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95E7A4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1521CA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AB6797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1A4F1F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AD05E9B"/>
    <w:multiLevelType w:val="hybridMultilevel"/>
    <w:tmpl w:val="16A29690"/>
    <w:lvl w:ilvl="0" w:tplc="772AF7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FC0E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C8C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821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7C6B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AC5B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74AD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960F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EEAF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8FC4ED"/>
    <w:multiLevelType w:val="hybridMultilevel"/>
    <w:tmpl w:val="DE88C596"/>
    <w:lvl w:ilvl="0" w:tplc="8E468CC4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BAAA9BC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0B0802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5B6929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77C3CA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DA2FCD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9D834B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5A07CC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582F70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155FBA"/>
    <w:multiLevelType w:val="hybridMultilevel"/>
    <w:tmpl w:val="09AAFAC6"/>
    <w:lvl w:ilvl="0" w:tplc="4296EA1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36211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7D8F63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841BE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72A9B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40A803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D023BC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31C6EC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026BC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5BEA49E"/>
    <w:multiLevelType w:val="hybridMultilevel"/>
    <w:tmpl w:val="311A1DDA"/>
    <w:lvl w:ilvl="0" w:tplc="B97089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BACB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D6A7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AA1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20AF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E039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A007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7674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D69B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9F4D63A"/>
    <w:multiLevelType w:val="hybridMultilevel"/>
    <w:tmpl w:val="393C4156"/>
    <w:lvl w:ilvl="0" w:tplc="E2EE44D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7366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CCB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F078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CC0A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96CC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90CC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0CB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E433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4204926">
    <w:abstractNumId w:val="2"/>
  </w:num>
  <w:num w:numId="2" w16cid:durableId="100493696">
    <w:abstractNumId w:val="28"/>
  </w:num>
  <w:num w:numId="3" w16cid:durableId="1590962324">
    <w:abstractNumId w:val="15"/>
  </w:num>
  <w:num w:numId="4" w16cid:durableId="633215323">
    <w:abstractNumId w:val="34"/>
  </w:num>
  <w:num w:numId="5" w16cid:durableId="1054962892">
    <w:abstractNumId w:val="5"/>
  </w:num>
  <w:num w:numId="6" w16cid:durableId="1066688762">
    <w:abstractNumId w:val="3"/>
  </w:num>
  <w:num w:numId="7" w16cid:durableId="281156110">
    <w:abstractNumId w:val="10"/>
  </w:num>
  <w:num w:numId="8" w16cid:durableId="902252887">
    <w:abstractNumId w:val="23"/>
  </w:num>
  <w:num w:numId="9" w16cid:durableId="544217095">
    <w:abstractNumId w:val="12"/>
  </w:num>
  <w:num w:numId="10" w16cid:durableId="1540050183">
    <w:abstractNumId w:val="21"/>
  </w:num>
  <w:num w:numId="11" w16cid:durableId="1148521144">
    <w:abstractNumId w:val="18"/>
  </w:num>
  <w:num w:numId="12" w16cid:durableId="751439807">
    <w:abstractNumId w:val="16"/>
  </w:num>
  <w:num w:numId="13" w16cid:durableId="668407419">
    <w:abstractNumId w:val="24"/>
  </w:num>
  <w:num w:numId="14" w16cid:durableId="1470122716">
    <w:abstractNumId w:val="4"/>
  </w:num>
  <w:num w:numId="15" w16cid:durableId="948128202">
    <w:abstractNumId w:val="26"/>
  </w:num>
  <w:num w:numId="16" w16cid:durableId="760376139">
    <w:abstractNumId w:val="7"/>
  </w:num>
  <w:num w:numId="17" w16cid:durableId="828442769">
    <w:abstractNumId w:val="1"/>
  </w:num>
  <w:num w:numId="18" w16cid:durableId="397243514">
    <w:abstractNumId w:val="36"/>
  </w:num>
  <w:num w:numId="19" w16cid:durableId="172111054">
    <w:abstractNumId w:val="19"/>
  </w:num>
  <w:num w:numId="20" w16cid:durableId="564148928">
    <w:abstractNumId w:val="32"/>
  </w:num>
  <w:num w:numId="21" w16cid:durableId="629017219">
    <w:abstractNumId w:val="31"/>
  </w:num>
  <w:num w:numId="22" w16cid:durableId="43868391">
    <w:abstractNumId w:val="17"/>
  </w:num>
  <w:num w:numId="23" w16cid:durableId="1416126574">
    <w:abstractNumId w:val="0"/>
  </w:num>
  <w:num w:numId="24" w16cid:durableId="832454980">
    <w:abstractNumId w:val="14"/>
  </w:num>
  <w:num w:numId="25" w16cid:durableId="504319573">
    <w:abstractNumId w:val="8"/>
  </w:num>
  <w:num w:numId="26" w16cid:durableId="1534228183">
    <w:abstractNumId w:val="30"/>
  </w:num>
  <w:num w:numId="27" w16cid:durableId="2067095837">
    <w:abstractNumId w:val="35"/>
  </w:num>
  <w:num w:numId="28" w16cid:durableId="1202746062">
    <w:abstractNumId w:val="29"/>
  </w:num>
  <w:num w:numId="29" w16cid:durableId="55669238">
    <w:abstractNumId w:val="6"/>
  </w:num>
  <w:num w:numId="30" w16cid:durableId="856625461">
    <w:abstractNumId w:val="11"/>
  </w:num>
  <w:num w:numId="31" w16cid:durableId="1241869181">
    <w:abstractNumId w:val="27"/>
  </w:num>
  <w:num w:numId="32" w16cid:durableId="971986161">
    <w:abstractNumId w:val="33"/>
  </w:num>
  <w:num w:numId="33" w16cid:durableId="852914028">
    <w:abstractNumId w:val="25"/>
  </w:num>
  <w:num w:numId="34" w16cid:durableId="1502770653">
    <w:abstractNumId w:val="13"/>
  </w:num>
  <w:num w:numId="35" w16cid:durableId="1049845978">
    <w:abstractNumId w:val="37"/>
  </w:num>
  <w:num w:numId="36" w16cid:durableId="1722829378">
    <w:abstractNumId w:val="20"/>
  </w:num>
  <w:num w:numId="37" w16cid:durableId="914752564">
    <w:abstractNumId w:val="9"/>
  </w:num>
  <w:num w:numId="38" w16cid:durableId="18554870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551D6"/>
    <w:rsid w:val="00061679"/>
    <w:rsid w:val="00093CDE"/>
    <w:rsid w:val="000A4394"/>
    <w:rsid w:val="000C1C6B"/>
    <w:rsid w:val="00102028"/>
    <w:rsid w:val="00107638"/>
    <w:rsid w:val="0013227D"/>
    <w:rsid w:val="00141929"/>
    <w:rsid w:val="00164DFA"/>
    <w:rsid w:val="00171911"/>
    <w:rsid w:val="00176B81"/>
    <w:rsid w:val="001B7BFA"/>
    <w:rsid w:val="002304B6"/>
    <w:rsid w:val="00235AD2"/>
    <w:rsid w:val="00242A52"/>
    <w:rsid w:val="00277E6B"/>
    <w:rsid w:val="002B5752"/>
    <w:rsid w:val="002C433E"/>
    <w:rsid w:val="002F4292"/>
    <w:rsid w:val="002F8986"/>
    <w:rsid w:val="004141C4"/>
    <w:rsid w:val="004456AC"/>
    <w:rsid w:val="004503C8"/>
    <w:rsid w:val="00495E62"/>
    <w:rsid w:val="004A5A6C"/>
    <w:rsid w:val="004B69FD"/>
    <w:rsid w:val="00520B6C"/>
    <w:rsid w:val="00535B3F"/>
    <w:rsid w:val="005471DA"/>
    <w:rsid w:val="00547696"/>
    <w:rsid w:val="005605C3"/>
    <w:rsid w:val="00584EED"/>
    <w:rsid w:val="00623A82"/>
    <w:rsid w:val="00631E00"/>
    <w:rsid w:val="006474FB"/>
    <w:rsid w:val="00690AAF"/>
    <w:rsid w:val="006C733E"/>
    <w:rsid w:val="00702E5A"/>
    <w:rsid w:val="00722B8E"/>
    <w:rsid w:val="00722E5A"/>
    <w:rsid w:val="007B3B0C"/>
    <w:rsid w:val="00854FAB"/>
    <w:rsid w:val="008F5061"/>
    <w:rsid w:val="00923BF3"/>
    <w:rsid w:val="00952C3F"/>
    <w:rsid w:val="00974846"/>
    <w:rsid w:val="00A47998"/>
    <w:rsid w:val="00A5015E"/>
    <w:rsid w:val="00A69D3F"/>
    <w:rsid w:val="00A70A8D"/>
    <w:rsid w:val="00AA1163"/>
    <w:rsid w:val="00AB154C"/>
    <w:rsid w:val="00AD0CE0"/>
    <w:rsid w:val="00AF1378"/>
    <w:rsid w:val="00B0155A"/>
    <w:rsid w:val="00B071AC"/>
    <w:rsid w:val="00B82366"/>
    <w:rsid w:val="00BC04D7"/>
    <w:rsid w:val="00C00929"/>
    <w:rsid w:val="00C224F9"/>
    <w:rsid w:val="00C25863"/>
    <w:rsid w:val="00C51F85"/>
    <w:rsid w:val="00C85F74"/>
    <w:rsid w:val="00C91C1B"/>
    <w:rsid w:val="00CB2E10"/>
    <w:rsid w:val="00CB3EA4"/>
    <w:rsid w:val="00D3435B"/>
    <w:rsid w:val="00D92300"/>
    <w:rsid w:val="00DE2613"/>
    <w:rsid w:val="00DF615A"/>
    <w:rsid w:val="00ED63E3"/>
    <w:rsid w:val="00EF39E2"/>
    <w:rsid w:val="00F06DD9"/>
    <w:rsid w:val="00F419A5"/>
    <w:rsid w:val="00F421CE"/>
    <w:rsid w:val="00F64E57"/>
    <w:rsid w:val="00FC7594"/>
    <w:rsid w:val="00FD6A1A"/>
    <w:rsid w:val="00FE491F"/>
    <w:rsid w:val="010C2F6B"/>
    <w:rsid w:val="01190E00"/>
    <w:rsid w:val="014E6D24"/>
    <w:rsid w:val="0169CBAE"/>
    <w:rsid w:val="016F25E0"/>
    <w:rsid w:val="01FAE94A"/>
    <w:rsid w:val="0223E793"/>
    <w:rsid w:val="022F1876"/>
    <w:rsid w:val="0231993B"/>
    <w:rsid w:val="029C1D11"/>
    <w:rsid w:val="02A85443"/>
    <w:rsid w:val="02C45BFD"/>
    <w:rsid w:val="02CBD065"/>
    <w:rsid w:val="033266FC"/>
    <w:rsid w:val="03844113"/>
    <w:rsid w:val="03BE19BF"/>
    <w:rsid w:val="04BD4096"/>
    <w:rsid w:val="04CC3196"/>
    <w:rsid w:val="0508057C"/>
    <w:rsid w:val="05088F79"/>
    <w:rsid w:val="051954A9"/>
    <w:rsid w:val="0562353E"/>
    <w:rsid w:val="056E7B75"/>
    <w:rsid w:val="05838FCB"/>
    <w:rsid w:val="059278D6"/>
    <w:rsid w:val="05B1E90A"/>
    <w:rsid w:val="05DA29B1"/>
    <w:rsid w:val="05FD0F03"/>
    <w:rsid w:val="06A2779B"/>
    <w:rsid w:val="06AF3DF4"/>
    <w:rsid w:val="06DB6280"/>
    <w:rsid w:val="07907373"/>
    <w:rsid w:val="07A49078"/>
    <w:rsid w:val="07EAD0A2"/>
    <w:rsid w:val="084EB500"/>
    <w:rsid w:val="08785457"/>
    <w:rsid w:val="08A39D2F"/>
    <w:rsid w:val="08B7176B"/>
    <w:rsid w:val="08BD3FAB"/>
    <w:rsid w:val="08E103FD"/>
    <w:rsid w:val="08FFCC73"/>
    <w:rsid w:val="090D5C14"/>
    <w:rsid w:val="0984FAED"/>
    <w:rsid w:val="098B1F8E"/>
    <w:rsid w:val="0A2FF009"/>
    <w:rsid w:val="0A354679"/>
    <w:rsid w:val="0A57CE75"/>
    <w:rsid w:val="0A7E6E1D"/>
    <w:rsid w:val="0AEFADDD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121E79"/>
    <w:rsid w:val="0D7543BD"/>
    <w:rsid w:val="0DC99614"/>
    <w:rsid w:val="0DF16F41"/>
    <w:rsid w:val="0E1134C9"/>
    <w:rsid w:val="0E26CDF9"/>
    <w:rsid w:val="0E48A007"/>
    <w:rsid w:val="0E522A37"/>
    <w:rsid w:val="0E89498E"/>
    <w:rsid w:val="0E8E74D6"/>
    <w:rsid w:val="0ED489CC"/>
    <w:rsid w:val="0EDA18FC"/>
    <w:rsid w:val="0EF34CB0"/>
    <w:rsid w:val="0F010B07"/>
    <w:rsid w:val="0F02759D"/>
    <w:rsid w:val="0F02B9B0"/>
    <w:rsid w:val="0F16EF4B"/>
    <w:rsid w:val="0F4810BC"/>
    <w:rsid w:val="0F6B65B9"/>
    <w:rsid w:val="0F77A34E"/>
    <w:rsid w:val="0F94726B"/>
    <w:rsid w:val="0FA00AE1"/>
    <w:rsid w:val="0FC3CA8D"/>
    <w:rsid w:val="0FCDB74C"/>
    <w:rsid w:val="1005AA3D"/>
    <w:rsid w:val="100B660D"/>
    <w:rsid w:val="101A2A56"/>
    <w:rsid w:val="101CF4DE"/>
    <w:rsid w:val="1070F98D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D8F527"/>
    <w:rsid w:val="120B48C8"/>
    <w:rsid w:val="1247565D"/>
    <w:rsid w:val="1261789A"/>
    <w:rsid w:val="126EF441"/>
    <w:rsid w:val="1295E80D"/>
    <w:rsid w:val="12A8EAA6"/>
    <w:rsid w:val="12BDF567"/>
    <w:rsid w:val="13263811"/>
    <w:rsid w:val="134B02F8"/>
    <w:rsid w:val="135E78D4"/>
    <w:rsid w:val="138F083D"/>
    <w:rsid w:val="13FF851F"/>
    <w:rsid w:val="14092E4F"/>
    <w:rsid w:val="14892453"/>
    <w:rsid w:val="14C0FC83"/>
    <w:rsid w:val="14D3D655"/>
    <w:rsid w:val="151EE8BD"/>
    <w:rsid w:val="1545E9ED"/>
    <w:rsid w:val="15A1127C"/>
    <w:rsid w:val="160F5AD7"/>
    <w:rsid w:val="16167A85"/>
    <w:rsid w:val="16262509"/>
    <w:rsid w:val="1665CB06"/>
    <w:rsid w:val="16BD0AB0"/>
    <w:rsid w:val="16D34AAC"/>
    <w:rsid w:val="172331A7"/>
    <w:rsid w:val="17284349"/>
    <w:rsid w:val="172D7948"/>
    <w:rsid w:val="176BD4BE"/>
    <w:rsid w:val="1775A4C6"/>
    <w:rsid w:val="17B2C873"/>
    <w:rsid w:val="17D0E07A"/>
    <w:rsid w:val="17EF959B"/>
    <w:rsid w:val="17F85D2E"/>
    <w:rsid w:val="18293146"/>
    <w:rsid w:val="182D6B7A"/>
    <w:rsid w:val="1841AC33"/>
    <w:rsid w:val="18757D00"/>
    <w:rsid w:val="187DA793"/>
    <w:rsid w:val="18D6FF86"/>
    <w:rsid w:val="18EFE153"/>
    <w:rsid w:val="1920252D"/>
    <w:rsid w:val="192F9DA7"/>
    <w:rsid w:val="193B7FD0"/>
    <w:rsid w:val="199C83D3"/>
    <w:rsid w:val="19A245C0"/>
    <w:rsid w:val="19CE58E9"/>
    <w:rsid w:val="1A24D8E5"/>
    <w:rsid w:val="1A8C628E"/>
    <w:rsid w:val="1AA96F66"/>
    <w:rsid w:val="1AFA4CFF"/>
    <w:rsid w:val="1B2E766D"/>
    <w:rsid w:val="1B5D6380"/>
    <w:rsid w:val="1B6C4E64"/>
    <w:rsid w:val="1B9DB43A"/>
    <w:rsid w:val="1BAE1224"/>
    <w:rsid w:val="1BC2CFE6"/>
    <w:rsid w:val="1BDE4B98"/>
    <w:rsid w:val="1C070D5E"/>
    <w:rsid w:val="1C99501D"/>
    <w:rsid w:val="1CBE4CE9"/>
    <w:rsid w:val="1D27479E"/>
    <w:rsid w:val="1D71B718"/>
    <w:rsid w:val="1DB74152"/>
    <w:rsid w:val="1DDE7530"/>
    <w:rsid w:val="1E7A90BD"/>
    <w:rsid w:val="1EFEB52D"/>
    <w:rsid w:val="1F002407"/>
    <w:rsid w:val="1F126EB8"/>
    <w:rsid w:val="1F2B60FA"/>
    <w:rsid w:val="1F657A39"/>
    <w:rsid w:val="1F6D8A11"/>
    <w:rsid w:val="1F83AEB5"/>
    <w:rsid w:val="1F88DE97"/>
    <w:rsid w:val="1FB94C6E"/>
    <w:rsid w:val="204C8AB9"/>
    <w:rsid w:val="209DB140"/>
    <w:rsid w:val="20E64DA6"/>
    <w:rsid w:val="21769BD0"/>
    <w:rsid w:val="21CDB9EE"/>
    <w:rsid w:val="21FB6CD8"/>
    <w:rsid w:val="222B803C"/>
    <w:rsid w:val="222E583D"/>
    <w:rsid w:val="229FF33E"/>
    <w:rsid w:val="22C3C681"/>
    <w:rsid w:val="233AB910"/>
    <w:rsid w:val="235D3C21"/>
    <w:rsid w:val="236C089A"/>
    <w:rsid w:val="2384D3DC"/>
    <w:rsid w:val="23B9EB8B"/>
    <w:rsid w:val="23C68715"/>
    <w:rsid w:val="23EDEC55"/>
    <w:rsid w:val="24068837"/>
    <w:rsid w:val="24588A70"/>
    <w:rsid w:val="24AEB63D"/>
    <w:rsid w:val="24C82703"/>
    <w:rsid w:val="24F01966"/>
    <w:rsid w:val="25338B1F"/>
    <w:rsid w:val="2558707F"/>
    <w:rsid w:val="256B9F08"/>
    <w:rsid w:val="2599D41E"/>
    <w:rsid w:val="259E5224"/>
    <w:rsid w:val="25C47EA6"/>
    <w:rsid w:val="25D8854F"/>
    <w:rsid w:val="2609C364"/>
    <w:rsid w:val="262EADC5"/>
    <w:rsid w:val="269883CE"/>
    <w:rsid w:val="269AC5C6"/>
    <w:rsid w:val="26AB31D8"/>
    <w:rsid w:val="275CA02D"/>
    <w:rsid w:val="27F7FC87"/>
    <w:rsid w:val="2809A0EE"/>
    <w:rsid w:val="283B8DF6"/>
    <w:rsid w:val="283F25FD"/>
    <w:rsid w:val="286EFF0A"/>
    <w:rsid w:val="29038878"/>
    <w:rsid w:val="2903A850"/>
    <w:rsid w:val="29169E29"/>
    <w:rsid w:val="29489FC4"/>
    <w:rsid w:val="2951BD39"/>
    <w:rsid w:val="295783FE"/>
    <w:rsid w:val="295F0FB1"/>
    <w:rsid w:val="2965FC46"/>
    <w:rsid w:val="29ACA9AC"/>
    <w:rsid w:val="2A9B5DE9"/>
    <w:rsid w:val="2AAD9E51"/>
    <w:rsid w:val="2AB32C94"/>
    <w:rsid w:val="2AE72CB3"/>
    <w:rsid w:val="2AFC5E7F"/>
    <w:rsid w:val="2B1E842D"/>
    <w:rsid w:val="2B720543"/>
    <w:rsid w:val="2B8BA57E"/>
    <w:rsid w:val="2B9BD5C6"/>
    <w:rsid w:val="2BA398C3"/>
    <w:rsid w:val="2C29975A"/>
    <w:rsid w:val="2C4F577D"/>
    <w:rsid w:val="2C62BA46"/>
    <w:rsid w:val="2C7C721C"/>
    <w:rsid w:val="2D622BEA"/>
    <w:rsid w:val="2D92060B"/>
    <w:rsid w:val="2DFA3BD9"/>
    <w:rsid w:val="2DFBBA3E"/>
    <w:rsid w:val="2E1672C2"/>
    <w:rsid w:val="2E3DBC0D"/>
    <w:rsid w:val="2EDC5831"/>
    <w:rsid w:val="2EE0C23A"/>
    <w:rsid w:val="2F0C30D3"/>
    <w:rsid w:val="2F1315A2"/>
    <w:rsid w:val="2F1423DC"/>
    <w:rsid w:val="2F5B5E77"/>
    <w:rsid w:val="2F71F706"/>
    <w:rsid w:val="2FB7C72D"/>
    <w:rsid w:val="2FB8FE3D"/>
    <w:rsid w:val="302038B9"/>
    <w:rsid w:val="302C8F8C"/>
    <w:rsid w:val="308B2285"/>
    <w:rsid w:val="31506D29"/>
    <w:rsid w:val="3198305B"/>
    <w:rsid w:val="31A0C2E3"/>
    <w:rsid w:val="31DEEE93"/>
    <w:rsid w:val="32D1C59F"/>
    <w:rsid w:val="3335C5CD"/>
    <w:rsid w:val="3351B016"/>
    <w:rsid w:val="337CE406"/>
    <w:rsid w:val="33AE6740"/>
    <w:rsid w:val="33B403CC"/>
    <w:rsid w:val="33EF2FA8"/>
    <w:rsid w:val="33FD397D"/>
    <w:rsid w:val="341F96C5"/>
    <w:rsid w:val="345CD963"/>
    <w:rsid w:val="347BAC90"/>
    <w:rsid w:val="348372AD"/>
    <w:rsid w:val="34B30074"/>
    <w:rsid w:val="34BBE9A8"/>
    <w:rsid w:val="34E83E1B"/>
    <w:rsid w:val="351E02A6"/>
    <w:rsid w:val="356B0AC3"/>
    <w:rsid w:val="3579E778"/>
    <w:rsid w:val="35978A69"/>
    <w:rsid w:val="35F398A6"/>
    <w:rsid w:val="35F7E7E4"/>
    <w:rsid w:val="36379DCB"/>
    <w:rsid w:val="364CC111"/>
    <w:rsid w:val="36762919"/>
    <w:rsid w:val="36E64253"/>
    <w:rsid w:val="36E864E2"/>
    <w:rsid w:val="36ED35AA"/>
    <w:rsid w:val="3726CE64"/>
    <w:rsid w:val="3732E116"/>
    <w:rsid w:val="382E7B7C"/>
    <w:rsid w:val="385A4A0C"/>
    <w:rsid w:val="3893C567"/>
    <w:rsid w:val="38F9FBFE"/>
    <w:rsid w:val="39196D90"/>
    <w:rsid w:val="391DEA46"/>
    <w:rsid w:val="3943FCC2"/>
    <w:rsid w:val="39AEB80D"/>
    <w:rsid w:val="39BDCC1A"/>
    <w:rsid w:val="39C35F07"/>
    <w:rsid w:val="3A77DA13"/>
    <w:rsid w:val="3A7F1D5F"/>
    <w:rsid w:val="3A94C40D"/>
    <w:rsid w:val="3A9CC459"/>
    <w:rsid w:val="3AAA40B4"/>
    <w:rsid w:val="3AAD491E"/>
    <w:rsid w:val="3AD96107"/>
    <w:rsid w:val="3AFACEBA"/>
    <w:rsid w:val="3BACB1CD"/>
    <w:rsid w:val="3BE9074C"/>
    <w:rsid w:val="3C343F6D"/>
    <w:rsid w:val="3C532A33"/>
    <w:rsid w:val="3CD76B3D"/>
    <w:rsid w:val="3CE2C00A"/>
    <w:rsid w:val="3CF7B656"/>
    <w:rsid w:val="3D068EDE"/>
    <w:rsid w:val="3D372493"/>
    <w:rsid w:val="3D435B77"/>
    <w:rsid w:val="3DAFF125"/>
    <w:rsid w:val="3DB8B987"/>
    <w:rsid w:val="3DC87041"/>
    <w:rsid w:val="3E21BC97"/>
    <w:rsid w:val="3E915B00"/>
    <w:rsid w:val="3E977D31"/>
    <w:rsid w:val="3E9A2A16"/>
    <w:rsid w:val="3EDE2B14"/>
    <w:rsid w:val="3F16DF29"/>
    <w:rsid w:val="3F2D293C"/>
    <w:rsid w:val="3FCE2732"/>
    <w:rsid w:val="3FF37C62"/>
    <w:rsid w:val="4071E99C"/>
    <w:rsid w:val="40CAA4BA"/>
    <w:rsid w:val="40F7A62A"/>
    <w:rsid w:val="4136D320"/>
    <w:rsid w:val="41594E83"/>
    <w:rsid w:val="4161AA12"/>
    <w:rsid w:val="417F62D4"/>
    <w:rsid w:val="41892856"/>
    <w:rsid w:val="41A1DAD4"/>
    <w:rsid w:val="41B1EEEE"/>
    <w:rsid w:val="41C989AE"/>
    <w:rsid w:val="41EA63E7"/>
    <w:rsid w:val="41EB49DE"/>
    <w:rsid w:val="420CD7CB"/>
    <w:rsid w:val="4227B18C"/>
    <w:rsid w:val="4251B6C0"/>
    <w:rsid w:val="4262AC5D"/>
    <w:rsid w:val="426DBCF4"/>
    <w:rsid w:val="427F960F"/>
    <w:rsid w:val="42F84578"/>
    <w:rsid w:val="4316AF61"/>
    <w:rsid w:val="4347D54D"/>
    <w:rsid w:val="43568A68"/>
    <w:rsid w:val="43B8F0E1"/>
    <w:rsid w:val="43DADC5E"/>
    <w:rsid w:val="43F7960A"/>
    <w:rsid w:val="44229026"/>
    <w:rsid w:val="4445B717"/>
    <w:rsid w:val="4452542E"/>
    <w:rsid w:val="44BC4D3D"/>
    <w:rsid w:val="45147953"/>
    <w:rsid w:val="45A906EE"/>
    <w:rsid w:val="45C64073"/>
    <w:rsid w:val="45F890FB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6112FD"/>
    <w:rsid w:val="4772D476"/>
    <w:rsid w:val="478DB913"/>
    <w:rsid w:val="47B20EA5"/>
    <w:rsid w:val="47DECE86"/>
    <w:rsid w:val="4892DC94"/>
    <w:rsid w:val="48AAE043"/>
    <w:rsid w:val="49161618"/>
    <w:rsid w:val="494E3DFE"/>
    <w:rsid w:val="49B71029"/>
    <w:rsid w:val="4A285A71"/>
    <w:rsid w:val="4A2D526D"/>
    <w:rsid w:val="4A66FFB2"/>
    <w:rsid w:val="4A92681E"/>
    <w:rsid w:val="4A97BD63"/>
    <w:rsid w:val="4AA43568"/>
    <w:rsid w:val="4AE4AFE6"/>
    <w:rsid w:val="4AFD355B"/>
    <w:rsid w:val="4B0F4EAE"/>
    <w:rsid w:val="4B13B648"/>
    <w:rsid w:val="4B1ADADB"/>
    <w:rsid w:val="4B322706"/>
    <w:rsid w:val="4B46E2BC"/>
    <w:rsid w:val="4B540440"/>
    <w:rsid w:val="4B54A28F"/>
    <w:rsid w:val="4B8E0FC2"/>
    <w:rsid w:val="4B92B9FC"/>
    <w:rsid w:val="4B93EC06"/>
    <w:rsid w:val="4BA9B8FA"/>
    <w:rsid w:val="4C23F71E"/>
    <w:rsid w:val="4C3E844E"/>
    <w:rsid w:val="4C6792F3"/>
    <w:rsid w:val="4C988450"/>
    <w:rsid w:val="4CA664E3"/>
    <w:rsid w:val="4CC00EF8"/>
    <w:rsid w:val="4CF328C4"/>
    <w:rsid w:val="4D381430"/>
    <w:rsid w:val="4D4D2BB2"/>
    <w:rsid w:val="4DC846AF"/>
    <w:rsid w:val="4DD4ABC8"/>
    <w:rsid w:val="4E064584"/>
    <w:rsid w:val="4E15EB54"/>
    <w:rsid w:val="4E579E79"/>
    <w:rsid w:val="4E625BE4"/>
    <w:rsid w:val="4E6A848C"/>
    <w:rsid w:val="4E747342"/>
    <w:rsid w:val="4E991C53"/>
    <w:rsid w:val="4E9A792D"/>
    <w:rsid w:val="4EEFE3F4"/>
    <w:rsid w:val="4F360FE3"/>
    <w:rsid w:val="4F3ED075"/>
    <w:rsid w:val="4F4C69D0"/>
    <w:rsid w:val="4F5E8CE5"/>
    <w:rsid w:val="4F6D5234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0B14705"/>
    <w:rsid w:val="50BC6E63"/>
    <w:rsid w:val="5113EA37"/>
    <w:rsid w:val="513A6664"/>
    <w:rsid w:val="51EAAE20"/>
    <w:rsid w:val="528FF8E5"/>
    <w:rsid w:val="52DA7742"/>
    <w:rsid w:val="52FBD916"/>
    <w:rsid w:val="536C1CFF"/>
    <w:rsid w:val="536C3430"/>
    <w:rsid w:val="536E6977"/>
    <w:rsid w:val="5397D332"/>
    <w:rsid w:val="53CF1261"/>
    <w:rsid w:val="53D0D049"/>
    <w:rsid w:val="545B902F"/>
    <w:rsid w:val="54B232B1"/>
    <w:rsid w:val="54B464B7"/>
    <w:rsid w:val="54FCE3C5"/>
    <w:rsid w:val="552F51E4"/>
    <w:rsid w:val="553344DE"/>
    <w:rsid w:val="554B621C"/>
    <w:rsid w:val="5552F7A8"/>
    <w:rsid w:val="55CE3E98"/>
    <w:rsid w:val="55CF6D67"/>
    <w:rsid w:val="566F7714"/>
    <w:rsid w:val="568A40CD"/>
    <w:rsid w:val="56C896CB"/>
    <w:rsid w:val="571E8B07"/>
    <w:rsid w:val="577B3A2A"/>
    <w:rsid w:val="57E2398E"/>
    <w:rsid w:val="5801384D"/>
    <w:rsid w:val="58552DF0"/>
    <w:rsid w:val="5860B695"/>
    <w:rsid w:val="589574B9"/>
    <w:rsid w:val="58C2658A"/>
    <w:rsid w:val="58CAFB80"/>
    <w:rsid w:val="5962A902"/>
    <w:rsid w:val="5967D40B"/>
    <w:rsid w:val="59BA7CF2"/>
    <w:rsid w:val="59C17C10"/>
    <w:rsid w:val="5A8E1838"/>
    <w:rsid w:val="5A9B41CC"/>
    <w:rsid w:val="5AFD6ED9"/>
    <w:rsid w:val="5B59FA95"/>
    <w:rsid w:val="5B7DD8E2"/>
    <w:rsid w:val="5B99411A"/>
    <w:rsid w:val="5C10ECAB"/>
    <w:rsid w:val="5C1816D0"/>
    <w:rsid w:val="5C1FBB53"/>
    <w:rsid w:val="5C3C2D86"/>
    <w:rsid w:val="5C5A36BB"/>
    <w:rsid w:val="5C7AE9B4"/>
    <w:rsid w:val="5C7D8EA1"/>
    <w:rsid w:val="5CB3A148"/>
    <w:rsid w:val="5CD8709D"/>
    <w:rsid w:val="5D1919E5"/>
    <w:rsid w:val="5D296776"/>
    <w:rsid w:val="5D304C0E"/>
    <w:rsid w:val="5D43DD89"/>
    <w:rsid w:val="5D84386A"/>
    <w:rsid w:val="5D8E9F28"/>
    <w:rsid w:val="5DA3AFB0"/>
    <w:rsid w:val="5DE2968D"/>
    <w:rsid w:val="5DEBDF18"/>
    <w:rsid w:val="5E3450D1"/>
    <w:rsid w:val="5E606A10"/>
    <w:rsid w:val="5E68D346"/>
    <w:rsid w:val="5EA1A1F7"/>
    <w:rsid w:val="5EE88262"/>
    <w:rsid w:val="5EF17F42"/>
    <w:rsid w:val="5F14BC3B"/>
    <w:rsid w:val="5F1D7F89"/>
    <w:rsid w:val="5F9D512E"/>
    <w:rsid w:val="6018824F"/>
    <w:rsid w:val="60B3E2E9"/>
    <w:rsid w:val="61031AD2"/>
    <w:rsid w:val="61220D14"/>
    <w:rsid w:val="6173276B"/>
    <w:rsid w:val="618E2BA1"/>
    <w:rsid w:val="620102F6"/>
    <w:rsid w:val="62440770"/>
    <w:rsid w:val="625D172B"/>
    <w:rsid w:val="6262CDEA"/>
    <w:rsid w:val="630E0391"/>
    <w:rsid w:val="63B333C5"/>
    <w:rsid w:val="63DE2B83"/>
    <w:rsid w:val="64256BD8"/>
    <w:rsid w:val="64DEB4F1"/>
    <w:rsid w:val="6514BA40"/>
    <w:rsid w:val="6542C345"/>
    <w:rsid w:val="65B63714"/>
    <w:rsid w:val="65D8A000"/>
    <w:rsid w:val="661E2B47"/>
    <w:rsid w:val="66252828"/>
    <w:rsid w:val="662E8189"/>
    <w:rsid w:val="663087F9"/>
    <w:rsid w:val="66435901"/>
    <w:rsid w:val="66B8279C"/>
    <w:rsid w:val="66F274CA"/>
    <w:rsid w:val="677ED67C"/>
    <w:rsid w:val="67862D7E"/>
    <w:rsid w:val="67AEDA21"/>
    <w:rsid w:val="67E1C502"/>
    <w:rsid w:val="68172880"/>
    <w:rsid w:val="68414BD7"/>
    <w:rsid w:val="686B6789"/>
    <w:rsid w:val="6883E0B5"/>
    <w:rsid w:val="68B067D0"/>
    <w:rsid w:val="6929B2B2"/>
    <w:rsid w:val="69493EF9"/>
    <w:rsid w:val="696A62BE"/>
    <w:rsid w:val="697DAA0C"/>
    <w:rsid w:val="69A45298"/>
    <w:rsid w:val="69CBC261"/>
    <w:rsid w:val="69E13809"/>
    <w:rsid w:val="6A5B2913"/>
    <w:rsid w:val="6A6FF37B"/>
    <w:rsid w:val="6A8A9FCF"/>
    <w:rsid w:val="6A8C5830"/>
    <w:rsid w:val="6AC0031E"/>
    <w:rsid w:val="6B1B5D03"/>
    <w:rsid w:val="6B2F07B9"/>
    <w:rsid w:val="6B38F729"/>
    <w:rsid w:val="6B3AAE99"/>
    <w:rsid w:val="6B44654C"/>
    <w:rsid w:val="6B7A910D"/>
    <w:rsid w:val="6BD983EA"/>
    <w:rsid w:val="6BF26DF8"/>
    <w:rsid w:val="6C64FD8B"/>
    <w:rsid w:val="6CA3A5A1"/>
    <w:rsid w:val="6CE0793C"/>
    <w:rsid w:val="6D0E7359"/>
    <w:rsid w:val="6D38B527"/>
    <w:rsid w:val="6D9D9435"/>
    <w:rsid w:val="6DA67C51"/>
    <w:rsid w:val="6DED2E76"/>
    <w:rsid w:val="6E6688EA"/>
    <w:rsid w:val="6E8ECB9D"/>
    <w:rsid w:val="6EA93F60"/>
    <w:rsid w:val="6EE6569D"/>
    <w:rsid w:val="6F136906"/>
    <w:rsid w:val="6F1F8338"/>
    <w:rsid w:val="6F3A24A7"/>
    <w:rsid w:val="6F498CCB"/>
    <w:rsid w:val="6F4DAC13"/>
    <w:rsid w:val="6F873FAE"/>
    <w:rsid w:val="6FAA810E"/>
    <w:rsid w:val="6FB1A1DD"/>
    <w:rsid w:val="6FFEB7EA"/>
    <w:rsid w:val="70AD6884"/>
    <w:rsid w:val="70DFC394"/>
    <w:rsid w:val="70E714EA"/>
    <w:rsid w:val="71555E84"/>
    <w:rsid w:val="7163905B"/>
    <w:rsid w:val="71CEAF5A"/>
    <w:rsid w:val="7232190E"/>
    <w:rsid w:val="7256D8FC"/>
    <w:rsid w:val="72F6C1C4"/>
    <w:rsid w:val="73722637"/>
    <w:rsid w:val="737B4F06"/>
    <w:rsid w:val="73A022EA"/>
    <w:rsid w:val="740CE80D"/>
    <w:rsid w:val="7416DE68"/>
    <w:rsid w:val="74292662"/>
    <w:rsid w:val="74A57AE1"/>
    <w:rsid w:val="74BEC74E"/>
    <w:rsid w:val="74C4B918"/>
    <w:rsid w:val="74CBD33C"/>
    <w:rsid w:val="75433405"/>
    <w:rsid w:val="755CCA37"/>
    <w:rsid w:val="75620803"/>
    <w:rsid w:val="758B63AD"/>
    <w:rsid w:val="759F5615"/>
    <w:rsid w:val="7611775C"/>
    <w:rsid w:val="76420850"/>
    <w:rsid w:val="769CE47B"/>
    <w:rsid w:val="76A09BA7"/>
    <w:rsid w:val="76A9F576"/>
    <w:rsid w:val="76FB7802"/>
    <w:rsid w:val="7733153C"/>
    <w:rsid w:val="77798D2F"/>
    <w:rsid w:val="777B3E31"/>
    <w:rsid w:val="77F540B1"/>
    <w:rsid w:val="78003688"/>
    <w:rsid w:val="780211B9"/>
    <w:rsid w:val="78030122"/>
    <w:rsid w:val="7816A0C1"/>
    <w:rsid w:val="7841FB18"/>
    <w:rsid w:val="78528BBC"/>
    <w:rsid w:val="78B8E5B3"/>
    <w:rsid w:val="78C606C1"/>
    <w:rsid w:val="791160ED"/>
    <w:rsid w:val="79DD2704"/>
    <w:rsid w:val="7A449130"/>
    <w:rsid w:val="7A7471D4"/>
    <w:rsid w:val="7AD6EB0E"/>
    <w:rsid w:val="7AFBE5C9"/>
    <w:rsid w:val="7B1C4C19"/>
    <w:rsid w:val="7BBD5AB1"/>
    <w:rsid w:val="7BD0AACD"/>
    <w:rsid w:val="7C2C5823"/>
    <w:rsid w:val="7C7ABED9"/>
    <w:rsid w:val="7C7BF22C"/>
    <w:rsid w:val="7CC54058"/>
    <w:rsid w:val="7CCDF2A3"/>
    <w:rsid w:val="7CDC353C"/>
    <w:rsid w:val="7CDCE0CD"/>
    <w:rsid w:val="7CF0C005"/>
    <w:rsid w:val="7D42F434"/>
    <w:rsid w:val="7D4D78F3"/>
    <w:rsid w:val="7DAC8F4E"/>
    <w:rsid w:val="7E7A700C"/>
    <w:rsid w:val="7E7E1FE0"/>
    <w:rsid w:val="7E93801E"/>
    <w:rsid w:val="7ED81B54"/>
    <w:rsid w:val="7EE33DB6"/>
    <w:rsid w:val="7F013605"/>
    <w:rsid w:val="7F47A5F4"/>
    <w:rsid w:val="7F578022"/>
    <w:rsid w:val="7F8A9CC6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33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06D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06D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0155A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B015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6</revision>
  <dcterms:created xsi:type="dcterms:W3CDTF">2026-03-10T09:56:00.0000000Z</dcterms:created>
  <dcterms:modified xsi:type="dcterms:W3CDTF">2026-06-18T07:36:01.5588917Z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