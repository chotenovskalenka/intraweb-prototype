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6DD9" w:rsidP="0088253A" w:rsidRDefault="00F06DD9" w14:paraId="5283CE36" w14:textId="4A785774">
      <w:pPr>
        <w:pStyle w:val="Nadpis2"/>
      </w:pPr>
      <w:r>
        <w:t>Název UC</w:t>
      </w:r>
    </w:p>
    <w:p w:rsidRPr="008D00BE" w:rsidR="00F06DD9" w:rsidP="00F06DD9" w:rsidRDefault="00433413" w14:paraId="58A53E94" w14:textId="5280273F">
      <w:r>
        <w:t>Obohacení A</w:t>
      </w:r>
      <w:r w:rsidR="00CA60F1">
        <w:t>IP</w:t>
      </w:r>
      <w:r w:rsidRPr="008D00BE" w:rsidR="00CA60F1">
        <w:t xml:space="preserve"> </w:t>
      </w:r>
      <w:r w:rsidRPr="008D00BE" w:rsidR="7991F0C0">
        <w:t>novými/aktualizovanými metadaty</w:t>
      </w:r>
    </w:p>
    <w:p w:rsidR="00526C0C" w:rsidP="00F06DD9" w:rsidRDefault="00EC066E" w14:paraId="1FA9F5CE" w14:textId="1BCF1145">
      <w:commentRangeStart w:id="0"/>
      <w:commentRangeStart w:id="1"/>
      <w:r>
        <w:t>Rozlišovat</w:t>
      </w:r>
      <w:commentRangeEnd w:id="0"/>
      <w:r w:rsidR="00AF579A">
        <w:rPr>
          <w:rStyle w:val="Odkaznakoment"/>
          <w:sz w:val="22"/>
          <w:szCs w:val="22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: </w:t>
      </w:r>
    </w:p>
    <w:p w:rsidR="00526C0C" w:rsidP="0088253A" w:rsidRDefault="00A33336" w14:paraId="224CE9AC" w14:textId="08266AA4">
      <w:pPr>
        <w:pStyle w:val="Odstavecseseznamem"/>
        <w:numPr>
          <w:ilvl w:val="0"/>
          <w:numId w:val="39"/>
        </w:numPr>
      </w:pPr>
      <w:r>
        <w:t>nová metadata</w:t>
      </w:r>
    </w:p>
    <w:p w:rsidR="00CE6E38" w:rsidP="0088253A" w:rsidRDefault="00CE6E38" w14:paraId="4201F16A" w14:textId="74EE1F80">
      <w:pPr>
        <w:pStyle w:val="Odstavecseseznamem"/>
        <w:numPr>
          <w:ilvl w:val="0"/>
          <w:numId w:val="21"/>
        </w:numPr>
      </w:pPr>
      <w:r>
        <w:t>Nová metadata jsou taková, která nejsou „aktuálně“ uvažována – úplně nový způsob zpracování IP</w:t>
      </w:r>
    </w:p>
    <w:p w:rsidR="7534380D" w:rsidP="0088253A" w:rsidRDefault="7534380D" w14:paraId="31D78727" w14:textId="3727F391">
      <w:pPr>
        <w:pStyle w:val="Odstavecseseznamem"/>
        <w:numPr>
          <w:ilvl w:val="0"/>
          <w:numId w:val="21"/>
        </w:numPr>
      </w:pPr>
      <w:r>
        <w:t xml:space="preserve">Projevuje se novými záznamy (atributy) ve FC Správa dat a </w:t>
      </w:r>
      <w:r w:rsidR="62B72BC1">
        <w:t xml:space="preserve">novým </w:t>
      </w:r>
      <w:r>
        <w:t>metadatovým souborem v AIP</w:t>
      </w:r>
    </w:p>
    <w:p w:rsidR="7534380D" w:rsidP="0088253A" w:rsidRDefault="7534380D" w14:paraId="52AC4B45" w14:textId="32C4CD40">
      <w:pPr>
        <w:pStyle w:val="Odstavecseseznamem"/>
        <w:numPr>
          <w:ilvl w:val="0"/>
          <w:numId w:val="39"/>
        </w:numPr>
      </w:pPr>
      <w:r>
        <w:t>aktualizovaná metadata</w:t>
      </w:r>
    </w:p>
    <w:p w:rsidRPr="003D6FCB" w:rsidR="00CE6E38" w:rsidP="0088253A" w:rsidRDefault="00CE6E38" w14:paraId="7A35302C" w14:textId="19F3164D">
      <w:pPr>
        <w:pStyle w:val="Odstavecseseznamem"/>
        <w:numPr>
          <w:ilvl w:val="0"/>
          <w:numId w:val="21"/>
        </w:numPr>
      </w:pPr>
      <w:r>
        <w:t>Aktualizovaná metadata jsou taková</w:t>
      </w:r>
      <w:r w:rsidR="0014045D">
        <w:t xml:space="preserve">, která jsou </w:t>
      </w:r>
      <w:r w:rsidRPr="00933CFD" w:rsidR="0014045D">
        <w:rPr>
          <w:strike/>
        </w:rPr>
        <w:t>již „aktuálně“ ve Správě dat</w:t>
      </w:r>
      <w:r w:rsidRPr="00933CFD" w:rsidR="00933CFD">
        <w:rPr>
          <w:strike/>
        </w:rPr>
        <w:t xml:space="preserve"> – </w:t>
      </w:r>
      <w:r w:rsidR="00933CFD">
        <w:t>existujícím metadatovým souborem AIP</w:t>
      </w:r>
      <w:r w:rsidR="0014045D">
        <w:t>. Tato metadata mohou být nahrazena (nová verze)</w:t>
      </w:r>
    </w:p>
    <w:p w:rsidR="29E2DCD5" w:rsidP="0088253A" w:rsidRDefault="29E2DCD5" w14:paraId="4A932D7C" w14:textId="73A888B7">
      <w:pPr>
        <w:pStyle w:val="Odstavecseseznamem"/>
        <w:numPr>
          <w:ilvl w:val="0"/>
          <w:numId w:val="21"/>
        </w:numPr>
      </w:pPr>
      <w:r>
        <w:t>Projevuje se aktualizací ve FC Správa dat, novou verzí podporovaných metadat v AIP</w:t>
      </w:r>
    </w:p>
    <w:p w:rsidR="00AC3DE7" w:rsidP="00F06DD9" w:rsidRDefault="007114A1" w14:paraId="21301D7E" w14:textId="5721CA3F">
      <w:r>
        <w:t>Vše</w:t>
      </w:r>
      <w:r w:rsidR="00B20AA6">
        <w:t xml:space="preserve">chny </w:t>
      </w:r>
      <w:r w:rsidR="00D72872">
        <w:t>v</w:t>
      </w:r>
      <w:r w:rsidR="00D735D3">
        <w:t>ýstupy</w:t>
      </w:r>
      <w:r w:rsidR="006C0126">
        <w:t xml:space="preserve"> z</w:t>
      </w:r>
      <w:r w:rsidR="002C22E6">
        <w:t> </w:t>
      </w:r>
      <w:r w:rsidR="008C46BB">
        <w:t>„</w:t>
      </w:r>
      <w:r w:rsidR="006C0126">
        <w:t>Ob</w:t>
      </w:r>
      <w:r w:rsidR="00FE2252">
        <w:t>ohacení</w:t>
      </w:r>
      <w:r w:rsidR="008C46BB">
        <w:t>“</w:t>
      </w:r>
      <w:r w:rsidR="002C22E6">
        <w:t xml:space="preserve"> </w:t>
      </w:r>
      <w:r w:rsidR="009A7DC6">
        <w:t>vyt</w:t>
      </w:r>
      <w:r w:rsidR="0086114E">
        <w:t xml:space="preserve">vářejí </w:t>
      </w:r>
      <w:r w:rsidR="00D633E4">
        <w:t>meta</w:t>
      </w:r>
      <w:r w:rsidR="008C568A">
        <w:t>datový so</w:t>
      </w:r>
      <w:r w:rsidR="007B0CE1">
        <w:t>ubor</w:t>
      </w:r>
      <w:r w:rsidR="00425802">
        <w:t xml:space="preserve">. </w:t>
      </w:r>
      <w:r w:rsidR="00EA4627">
        <w:t>Některé</w:t>
      </w:r>
      <w:r w:rsidR="00B566EE">
        <w:t xml:space="preserve"> </w:t>
      </w:r>
      <w:r w:rsidR="00AE6DE3">
        <w:t>výstu</w:t>
      </w:r>
      <w:r w:rsidR="00456D63">
        <w:t xml:space="preserve">py </w:t>
      </w:r>
      <w:r w:rsidR="00B566EE">
        <w:t xml:space="preserve">jsou </w:t>
      </w:r>
      <w:r w:rsidR="00280C58">
        <w:t>tak</w:t>
      </w:r>
      <w:r w:rsidR="00BB77A6">
        <w:t xml:space="preserve">é </w:t>
      </w:r>
      <w:r w:rsidR="003C78B7">
        <w:t>zaps</w:t>
      </w:r>
      <w:r w:rsidR="009A4F0C">
        <w:t xml:space="preserve">ány do </w:t>
      </w:r>
      <w:r w:rsidR="00C52143">
        <w:t xml:space="preserve">FC </w:t>
      </w:r>
      <w:r w:rsidR="00AF5E20">
        <w:t>Správ</w:t>
      </w:r>
      <w:r w:rsidR="006C0B50">
        <w:t>y dat</w:t>
      </w:r>
      <w:r w:rsidR="0003000C">
        <w:t>, nap</w:t>
      </w:r>
      <w:r w:rsidR="00903918">
        <w:t>ř. klíč</w:t>
      </w:r>
      <w:r w:rsidR="00D62DDD">
        <w:t xml:space="preserve">ová slova, </w:t>
      </w:r>
      <w:r w:rsidR="00D56D97">
        <w:t>regest,</w:t>
      </w:r>
      <w:r w:rsidR="00D23E22">
        <w:t xml:space="preserve"> popis</w:t>
      </w:r>
      <w:r w:rsidR="004B298A">
        <w:t xml:space="preserve">, </w:t>
      </w:r>
      <w:r w:rsidR="00552B3F">
        <w:t xml:space="preserve">pojmenované </w:t>
      </w:r>
      <w:r w:rsidR="00F1500A">
        <w:t>enti</w:t>
      </w:r>
      <w:r w:rsidR="00C239F1">
        <w:t>ty.</w:t>
      </w:r>
    </w:p>
    <w:p w:rsidR="00F06DD9" w:rsidP="0088253A" w:rsidRDefault="00F06DD9" w14:paraId="0759833B" w14:textId="4F7E609F">
      <w:pPr>
        <w:pStyle w:val="Nadpis2"/>
      </w:pPr>
      <w:r>
        <w:t>Identifikátor UC</w:t>
      </w:r>
    </w:p>
    <w:p w:rsidRPr="00D3435B" w:rsidR="00F06DD9" w:rsidP="00F06DD9" w:rsidRDefault="00F06DD9" w14:paraId="3C35DC8D" w14:textId="13C3E66B">
      <w:pPr>
        <w:rPr>
          <w:i/>
          <w:iCs/>
        </w:rPr>
      </w:pPr>
      <w:r w:rsidRPr="00D3435B">
        <w:rPr>
          <w:i/>
          <w:iCs/>
        </w:rPr>
        <w:t>Jednoznačný identifikátor, např. UC01.</w:t>
      </w:r>
    </w:p>
    <w:p w:rsidRPr="00556051" w:rsidR="00283C68" w:rsidP="00F06DD9" w:rsidRDefault="00556051" w14:paraId="76BE5F26" w14:textId="7561937C">
      <w:r>
        <w:t>AD</w:t>
      </w:r>
      <w:r w:rsidR="000E53F1">
        <w:t>M-</w:t>
      </w:r>
      <w:r w:rsidR="00841938">
        <w:t>AIP</w:t>
      </w:r>
      <w:r w:rsidR="001C0ED2">
        <w:t>-O</w:t>
      </w:r>
      <w:r w:rsidR="00A55AB5">
        <w:t>bohacení</w:t>
      </w:r>
    </w:p>
    <w:p w:rsidR="00F06DD9" w:rsidP="00F06DD9" w:rsidRDefault="00F06DD9" w14:paraId="795ADA8C" w14:textId="13B3E0A9"/>
    <w:p w:rsidR="00F06DD9" w:rsidP="0088253A" w:rsidRDefault="00F06DD9" w14:paraId="2D7F1815" w14:textId="01F8E887">
      <w:pPr>
        <w:pStyle w:val="Nadpis2"/>
      </w:pPr>
      <w:r>
        <w:t>Úroveň</w:t>
      </w:r>
    </w:p>
    <w:p w:rsidRPr="00FC7594" w:rsidR="00FC7594" w:rsidP="00FC7594" w:rsidRDefault="00FC7594" w14:paraId="13534FB2" w14:textId="77777777">
      <w:r w:rsidRPr="00FC7594">
        <w:t>Určuje detail:</w:t>
      </w:r>
    </w:p>
    <w:p w:rsidRPr="00CA60F1" w:rsidR="00F06DD9" w:rsidP="0088253A" w:rsidRDefault="00CA60F1" w14:paraId="4BDC4E2E" w14:textId="65748AA9">
      <w:pPr>
        <w:pStyle w:val="Odstavecseseznamem"/>
        <w:numPr>
          <w:ilvl w:val="0"/>
          <w:numId w:val="6"/>
        </w:numPr>
      </w:pPr>
      <w:r>
        <w:rPr>
          <w:b/>
          <w:bCs/>
        </w:rPr>
        <w:t>Efektivní práce s IP uloženými ve FC Uložení Dat</w:t>
      </w:r>
    </w:p>
    <w:p w:rsidR="00CA60F1" w:rsidP="0088253A" w:rsidRDefault="00CA60F1" w14:paraId="5E455745" w14:textId="77777777">
      <w:pPr>
        <w:pStyle w:val="Odstavecseseznamem"/>
        <w:numPr>
          <w:ilvl w:val="1"/>
          <w:numId w:val="6"/>
        </w:numPr>
      </w:pPr>
      <w:r>
        <w:t>Migrace formátů</w:t>
      </w:r>
    </w:p>
    <w:p w:rsidR="00CA60F1" w:rsidP="0088253A" w:rsidRDefault="00CA60F1" w14:paraId="70868EDA" w14:textId="2531D220">
      <w:pPr>
        <w:pStyle w:val="Odstavecseseznamem"/>
        <w:numPr>
          <w:ilvl w:val="1"/>
          <w:numId w:val="6"/>
        </w:numPr>
      </w:pPr>
      <w:r>
        <w:t>obohacování AIP specializovanými moduly</w:t>
      </w:r>
    </w:p>
    <w:p w:rsidR="00CA60F1" w:rsidP="0088253A" w:rsidRDefault="00CA60F1" w14:paraId="0356EA39" w14:textId="04417969">
      <w:pPr>
        <w:pStyle w:val="Odstavecseseznamem"/>
        <w:numPr>
          <w:ilvl w:val="1"/>
          <w:numId w:val="6"/>
        </w:numPr>
      </w:pPr>
      <w:r>
        <w:t>zlepšování dohledatelnosti AIP pomocí kvalitnějších metadat</w:t>
      </w:r>
    </w:p>
    <w:p w:rsidR="00CA60F1" w:rsidP="0088253A" w:rsidRDefault="00CA60F1" w14:paraId="5EDB770D" w14:textId="581B49BF">
      <w:pPr>
        <w:pStyle w:val="Odstavecseseznamem"/>
        <w:numPr>
          <w:ilvl w:val="1"/>
          <w:numId w:val="6"/>
        </w:numPr>
      </w:pPr>
      <w:r>
        <w:t>tvorba DIP</w:t>
      </w:r>
    </w:p>
    <w:p w:rsidRPr="00F421CE" w:rsidR="00CA60F1" w:rsidP="0088253A" w:rsidRDefault="00CA60F1" w14:paraId="29E9087E" w14:textId="3C7643CC">
      <w:pPr>
        <w:pStyle w:val="Odstavecseseznamem"/>
        <w:numPr>
          <w:ilvl w:val="1"/>
          <w:numId w:val="6"/>
        </w:numPr>
      </w:pPr>
      <w:r>
        <w:t>tvorba SIP</w:t>
      </w:r>
    </w:p>
    <w:p w:rsidR="00871574" w:rsidP="00523C73" w:rsidRDefault="00871574" w14:paraId="63735363" w14:textId="77777777"/>
    <w:p w:rsidR="00F06DD9" w:rsidP="0088253A" w:rsidRDefault="00CB2E10" w14:paraId="5DB00962" w14:textId="4A09579F">
      <w:pPr>
        <w:pStyle w:val="Nadpis2"/>
      </w:pPr>
      <w:r>
        <w:t>A</w:t>
      </w:r>
      <w:r w:rsidR="00F06DD9">
        <w:t>kté</w:t>
      </w:r>
      <w:r>
        <w:t>ři</w:t>
      </w:r>
    </w:p>
    <w:p w:rsidR="00F06DD9" w:rsidP="00F06DD9" w:rsidRDefault="00F06DD9" w14:paraId="4B7826DF" w14:textId="1273B3FB">
      <w:pPr>
        <w:rPr>
          <w:i/>
          <w:iCs/>
        </w:rPr>
      </w:pPr>
      <w:r w:rsidRPr="00D3435B">
        <w:rPr>
          <w:i/>
          <w:iCs/>
        </w:rPr>
        <w:t>Kdo iniciuje use case a chce dosáhnout cíle.</w:t>
      </w:r>
    </w:p>
    <w:p w:rsidR="00DF615A" w:rsidP="00F06DD9" w:rsidRDefault="00DF615A" w14:paraId="4D85DA28" w14:textId="4D8FE7A6">
      <w:r>
        <w:t>Primární aktér:</w:t>
      </w:r>
      <w:r w:rsidR="00FD460A">
        <w:t xml:space="preserve"> FC Administrace</w:t>
      </w:r>
    </w:p>
    <w:p w:rsidR="00CA60F1" w:rsidP="00CA60F1" w:rsidRDefault="00DF615A" w14:paraId="0AD78937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CA60F1"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  <w:t>Sekundární aktér:</w:t>
      </w:r>
    </w:p>
    <w:p w:rsidRPr="00CA60F1" w:rsidR="00CA60F1" w:rsidP="0088253A" w:rsidRDefault="00CA60F1" w14:paraId="7498F878" w14:textId="6777FCD4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3D6FCB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FC Příjem</w:t>
      </w:r>
      <w:r w:rsidRPr="00CA60F1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 </w:t>
      </w:r>
    </w:p>
    <w:p w:rsidRPr="00CA60F1" w:rsidR="00CA60F1" w:rsidP="0088253A" w:rsidRDefault="00CA60F1" w14:paraId="2B811B24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3D6FCB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FC Správa dat </w:t>
      </w:r>
      <w:r w:rsidRPr="00CA60F1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 </w:t>
      </w:r>
    </w:p>
    <w:p w:rsidRPr="00CA60F1" w:rsidR="00CA60F1" w:rsidP="0088253A" w:rsidRDefault="00CA60F1" w14:paraId="12FAFE2F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3D6FCB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FC Plánování uchovávání</w:t>
      </w:r>
      <w:r w:rsidRPr="00CA60F1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 </w:t>
      </w:r>
    </w:p>
    <w:p w:rsidRPr="00CA60F1" w:rsidR="00CA60F1" w:rsidP="0088253A" w:rsidRDefault="00CA60F1" w14:paraId="41F61D34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3D6FCB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FC Uložení dat</w:t>
      </w:r>
      <w:r w:rsidRPr="00CA60F1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 </w:t>
      </w:r>
    </w:p>
    <w:p w:rsidRPr="00CA60F1" w:rsidR="00CA60F1" w:rsidP="0088253A" w:rsidRDefault="00CA60F1" w14:paraId="19CB1C59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HAnsi" w:cstheme="minorBidi"/>
          <w:kern w:val="2"/>
          <w:sz w:val="22"/>
          <w:szCs w:val="22"/>
          <w:lang w:val="cs-CZ" w:eastAsia="en-US"/>
          <w14:ligatures w14:val="standardContextual"/>
        </w:rPr>
      </w:pPr>
      <w:r w:rsidRPr="003D6FCB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lastRenderedPageBreak/>
        <w:t>FC Přístup</w:t>
      </w:r>
      <w:r w:rsidRPr="00CA60F1">
        <w:rPr>
          <w:rFonts w:asciiTheme="minorHAnsi" w:hAnsiTheme="minorHAnsi" w:eastAsiaTheme="minorHAnsi" w:cstheme="minorBidi"/>
          <w:kern w:val="2"/>
          <w:lang w:val="cs-CZ" w:eastAsia="en-US"/>
          <w14:ligatures w14:val="standardContextual"/>
        </w:rPr>
        <w:t> </w:t>
      </w:r>
    </w:p>
    <w:p w:rsidRPr="00DF615A" w:rsidR="00DF615A" w:rsidP="038C12C8" w:rsidRDefault="01001738" w14:paraId="69772047" w14:textId="7995E283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eastAsiaTheme="minorEastAsia" w:cstheme="minorBidi"/>
          <w:lang w:val="cs-CZ" w:eastAsia="en-US"/>
        </w:rPr>
      </w:pPr>
      <w:r w:rsidRPr="038C12C8">
        <w:rPr>
          <w:rFonts w:asciiTheme="minorHAnsi" w:hAnsiTheme="minorHAnsi" w:eastAsiaTheme="minorEastAsia" w:cstheme="minorBidi"/>
          <w:kern w:val="2"/>
          <w:lang w:val="cs-CZ" w:eastAsia="en-US"/>
          <w14:ligatures w14:val="standardContextual"/>
        </w:rPr>
        <w:t>OCR/ASR, Překlad, Náhled, AI, GeoCAD </w:t>
      </w:r>
    </w:p>
    <w:p w:rsidRPr="009674F9" w:rsidR="7F186955" w:rsidP="038C12C8" w:rsidRDefault="7F186955" w14:paraId="2E05EF9F" w14:textId="181A638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rPr>
          <w:rFonts w:asciiTheme="minorHAnsi" w:hAnsiTheme="minorHAnsi" w:eastAsiaTheme="minorEastAsia" w:cstheme="minorBidi"/>
          <w:lang w:eastAsia="en-US"/>
        </w:rPr>
      </w:pPr>
      <w:r w:rsidRPr="009674F9">
        <w:rPr>
          <w:rFonts w:asciiTheme="minorHAnsi" w:hAnsiTheme="minorHAnsi" w:eastAsiaTheme="minorEastAsia" w:cstheme="minorBidi"/>
          <w:lang w:eastAsia="en-US"/>
        </w:rPr>
        <w:t>IS PEvA</w:t>
      </w:r>
    </w:p>
    <w:p w:rsidR="00F06DD9" w:rsidP="00F06DD9" w:rsidRDefault="00F06DD9" w14:paraId="5B781C24" w14:textId="77777777"/>
    <w:p w:rsidR="00F06DD9" w:rsidP="0088253A" w:rsidRDefault="00F06DD9" w14:paraId="29DC76D5" w14:textId="15C5D8CF">
      <w:pPr>
        <w:pStyle w:val="Nadpis2"/>
      </w:pPr>
      <w:r>
        <w:t>Zainteresované strany a jejich zájmy</w:t>
      </w:r>
    </w:p>
    <w:p w:rsidRPr="003D6FCB" w:rsidR="00CA60F1" w:rsidP="00CA60F1" w:rsidRDefault="00CA60F1" w14:paraId="5A08C16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Správce/Provozovatel NDA:</w:t>
      </w:r>
      <w:r w:rsidRPr="003D6FCB">
        <w:rPr>
          <w:rStyle w:val="eop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 </w:t>
      </w:r>
    </w:p>
    <w:p w:rsidRPr="003D6FCB" w:rsidR="00F06DD9" w:rsidP="0088253A" w:rsidRDefault="00CA60F1" w14:paraId="4B2D12B0" w14:textId="7500D74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Chce mít schopnost obohacování AIP o nová kvalitnější metadata</w:t>
      </w:r>
    </w:p>
    <w:p w:rsidRPr="003D6FCB" w:rsidR="00A43CDB" w:rsidP="00A43CDB" w:rsidRDefault="00A43CDB" w14:paraId="0F72276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lang w:val="cs-CZ"/>
        </w:rPr>
      </w:pPr>
    </w:p>
    <w:p w:rsidR="00F06DD9" w:rsidP="0088253A" w:rsidRDefault="00F06DD9" w14:paraId="1B32C1D5" w14:textId="4ED0F666">
      <w:pPr>
        <w:pStyle w:val="Nadpis2"/>
      </w:pPr>
      <w:r>
        <w:t>Předpoklady (Preconditions)</w:t>
      </w:r>
    </w:p>
    <w:p w:rsidRPr="003D6FCB" w:rsidR="00892507" w:rsidP="00A43CDB" w:rsidRDefault="00892507" w14:paraId="7D0C03D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Systém je v konzistentním stavu.</w:t>
      </w:r>
      <w:r w:rsidRPr="003D6FCB">
        <w:rPr>
          <w:rStyle w:val="eop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 </w:t>
      </w:r>
    </w:p>
    <w:p w:rsidRPr="00433413" w:rsidR="00433413" w:rsidP="00A43CDB" w:rsidRDefault="00433413" w14:paraId="39188D16" w14:textId="7BDA1D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Existuj</w:t>
      </w:r>
      <w:r w:rsidRPr="24E1BAF7" w:rsidR="08C89BDC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í </w:t>
      </w: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schéma</w:t>
      </w:r>
      <w:r w:rsidRPr="24E1BAF7" w:rsidR="481A82E0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ta</w:t>
      </w: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 </w:t>
      </w:r>
      <w:r w:rsidR="001B41DA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(postup/workflow)</w:t>
      </w:r>
      <w:r w:rsidRPr="003D6FCB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 </w:t>
      </w: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ve FC Plánování uchování pro obohacování IP.</w:t>
      </w:r>
    </w:p>
    <w:p w:rsidR="00433413" w:rsidP="00A43CDB" w:rsidRDefault="00433413" w14:paraId="3BA4E0AD" w14:textId="4E68B98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 xml:space="preserve">Existuje schéma </w:t>
      </w:r>
      <w:r w:rsidR="00EF1103"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 xml:space="preserve">(postup/workflow) </w:t>
      </w: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pro aktualizaci metadat pro FC Správa Dat</w:t>
      </w:r>
      <w:r w:rsidR="008721C9"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.</w:t>
      </w:r>
    </w:p>
    <w:p w:rsidRPr="003D6FCB" w:rsidR="00A43CDB" w:rsidP="00A43CDB" w:rsidRDefault="00A43CDB" w14:paraId="56035D6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</w:p>
    <w:p w:rsidR="00007526" w:rsidP="0088253A" w:rsidRDefault="00007526" w14:paraId="0C450F42" w14:textId="77777777">
      <w:pPr>
        <w:pStyle w:val="Nadpis2"/>
      </w:pPr>
      <w:r>
        <w:t>Spouštěč (Trigger)</w:t>
      </w:r>
    </w:p>
    <w:p w:rsidR="00007526" w:rsidP="00AC3C90" w:rsidRDefault="00007526" w14:paraId="1CE34BFC" w14:textId="1EF51E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Rozhodnutí </w:t>
      </w:r>
      <w:r w:rsidRPr="24E1BAF7" w:rsidR="00433413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administrátora/</w:t>
      </w: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operátora o potřebnosti </w:t>
      </w:r>
      <w:r w:rsidRPr="24E1BAF7" w:rsidR="00433413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oboha</w:t>
      </w:r>
      <w:r w:rsidRPr="003D6FCB" w:rsidR="00433413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tit AIPy o nov</w:t>
      </w:r>
      <w:r w:rsidRPr="003D6FCB" w:rsidR="3A9F1EA5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á</w:t>
      </w:r>
      <w:r w:rsidRPr="003D6FCB" w:rsidR="00433413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 kvalitnější metadata. (nové modely, atd.</w:t>
      </w:r>
      <w:r w:rsidRPr="003D6FCB" w:rsidR="2B728D52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)</w:t>
      </w:r>
    </w:p>
    <w:p w:rsidRPr="003D6FCB" w:rsidR="00D55E5E" w:rsidP="00AC3C90" w:rsidRDefault="00D55E5E" w14:paraId="31F920D1" w14:textId="77777777">
      <w:pPr>
        <w:pStyle w:val="paragraph"/>
        <w:spacing w:before="0" w:beforeAutospacing="0" w:after="0" w:afterAutospacing="0"/>
        <w:textAlignment w:val="baseline"/>
        <w:rPr>
          <w:rFonts w:ascii="Aptos" w:hAnsi="Aptos" w:cs="Segoe UI" w:eastAsiaTheme="majorEastAsia"/>
          <w:color w:val="000000"/>
          <w:sz w:val="22"/>
          <w:szCs w:val="22"/>
          <w:lang w:val="cs-CZ"/>
        </w:rPr>
      </w:pPr>
    </w:p>
    <w:p w:rsidR="00007526" w:rsidP="0088253A" w:rsidRDefault="00007526" w14:paraId="19E87373" w14:textId="77777777">
      <w:pPr>
        <w:pStyle w:val="Nadpis2"/>
      </w:pPr>
      <w:r>
        <w:t>Minimální záruky</w:t>
      </w:r>
    </w:p>
    <w:p w:rsidRPr="003D6FCB" w:rsidR="00007526" w:rsidP="00D55E5E" w:rsidRDefault="00007526" w14:paraId="05A1AF5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IS provádí očekávané činnosti, komunikuje, poskytuje očekávané výstupy.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Pr="003D6FCB" w:rsidR="00007526" w:rsidP="00D55E5E" w:rsidRDefault="00007526" w14:paraId="26D1392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Archivovaná data nejsou nijak ovlivněna, ztracena nebo modifikována.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="00007526" w:rsidP="00D55E5E" w:rsidRDefault="00007526" w14:paraId="7C7AFBC8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Data, která jsou v procesu zpracování, nejsou poškozena (jejich zpracování lze přerušit, nebo vrátit na začátek a procesy běžící na začátku změny zopakovat, bez duplicitního zápisu např. do správy dat, do úložiště).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Pr="003D6FCB" w:rsidR="00007526" w:rsidP="3AD96BCD" w:rsidRDefault="00007526" w14:paraId="5CDEC037" w14:textId="7EE261BC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  <w:lang w:val="cs-CZ"/>
        </w:rPr>
      </w:pPr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 xml:space="preserve">Systém </w:t>
      </w:r>
      <w:ins w:author="Hanuš Jan" w:date="2026-06-18T07:46:55.045Z" w16du:dateUtc="2026-06-18T07:46:55.045Z" w:id="268721408">
        <w:r w:rsidRPr="3AD96BCD" w:rsidR="1BB78210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t xml:space="preserve">vytváří </w:t>
        </w:r>
      </w:ins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notifik</w:t>
      </w:r>
      <w:ins w:author="Hanuš Jan" w:date="2026-06-18T07:46:57.466Z" w16du:dateUtc="2026-06-18T07:46:57.466Z" w:id="1441613053">
        <w:r w:rsidRPr="3AD96BCD" w:rsidR="7997C10D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t>aci</w:t>
        </w:r>
      </w:ins>
      <w:del w:author="Hanuš Jan" w:date="2026-06-18T07:46:59.45Z" w16du:dateUtc="2026-06-18T07:46:59.45Z" w:id="1249971663">
        <w:r w:rsidRPr="3AD96BCD" w:rsidDel="00007526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delText>uje operátora/administrátora </w:delText>
        </w:r>
      </w:del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v případě chyby nebo výjimky.</w:t>
      </w:r>
      <w:r w:rsidRPr="3AD96BCD" w:rsidR="00007526">
        <w:rPr>
          <w:rStyle w:val="eop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 </w:t>
      </w:r>
    </w:p>
    <w:p w:rsidR="00007526" w:rsidP="00007526" w:rsidRDefault="00007526" w14:paraId="6880DAD1" w14:textId="77777777"/>
    <w:p w:rsidR="00007526" w:rsidP="0088253A" w:rsidRDefault="00007526" w14:paraId="32575FCA" w14:textId="77777777">
      <w:pPr>
        <w:pStyle w:val="Nadpis2"/>
      </w:pPr>
      <w:commentRangeStart w:id="2"/>
      <w:r>
        <w:t>Záruky po úspěšném dokončení (Success Guarantees / Postconditions)</w:t>
      </w:r>
      <w:commentRangeEnd w:id="2"/>
      <w:r w:rsidR="00AC16F6">
        <w:rPr>
          <w:rStyle w:val="Odkaznakoment"/>
          <w:sz w:val="32"/>
          <w:szCs w:val="32"/>
        </w:rPr>
        <w:commentReference w:id="2"/>
      </w:r>
    </w:p>
    <w:p w:rsidRPr="003D6FCB" w:rsidR="00007526" w:rsidP="003B5B5E" w:rsidRDefault="00007526" w14:paraId="5D02966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Systém je v konzistentním stavu.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Pr="003D6FCB" w:rsidR="00007526" w:rsidP="003B5B5E" w:rsidRDefault="00007526" w14:paraId="47500AD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Systém běží podle očekávání.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Pr="003D6FCB" w:rsidR="00007526" w:rsidP="003B5B5E" w:rsidRDefault="00007526" w14:paraId="64BBA5E7" w14:textId="57B160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cs-CZ"/>
        </w:rPr>
      </w:pP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Ve FC Správa dat je zapsána metadatov</w:t>
      </w:r>
      <w:r w:rsidR="0008030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á</w:t>
      </w:r>
      <w:r w:rsidRPr="24E1BAF7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 informace </w:t>
      </w:r>
      <w:r w:rsidRPr="24E1BAF7" w:rsidR="6FAF7094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o nové verzi metadat</w:t>
      </w:r>
      <w:r w:rsidR="003B5B5E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 xml:space="preserve"> (dle konfigurace buď jako nová verze, nebo jako nová komponenta)</w:t>
      </w:r>
      <w:r w:rsidRPr="003D6FCB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.</w:t>
      </w:r>
      <w:r w:rsidRPr="003D6FCB">
        <w:rPr>
          <w:rStyle w:val="eop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 </w:t>
      </w:r>
    </w:p>
    <w:p w:rsidRPr="003D6FCB" w:rsidR="194FBB8D" w:rsidP="00475FF8" w:rsidRDefault="194FBB8D" w14:paraId="00CCDA10" w14:textId="190BCBB2">
      <w:pPr>
        <w:pStyle w:val="paragraph"/>
        <w:spacing w:before="0" w:beforeAutospacing="0" w:after="0" w:afterAutospacing="0"/>
        <w:rPr>
          <w:rFonts w:ascii="Segoe UI" w:hAnsi="Segoe UI" w:cs="Segoe UI"/>
          <w:sz w:val="18"/>
          <w:szCs w:val="18"/>
          <w:lang w:val="cs-CZ"/>
        </w:rPr>
      </w:pPr>
      <w:r w:rsidRPr="003D6FCB">
        <w:rPr>
          <w:rStyle w:val="eop"/>
          <w:rFonts w:ascii="Aptos" w:hAnsi="Aptos" w:cs="Segoe UI" w:eastAsiaTheme="majorEastAsia"/>
          <w:color w:val="000000" w:themeColor="text1"/>
          <w:sz w:val="22"/>
          <w:szCs w:val="22"/>
          <w:lang w:val="cs-CZ"/>
        </w:rPr>
        <w:t>Vyhledávání v Administraci indexuje nová metadata pro účely vyhledávání.</w:t>
      </w:r>
    </w:p>
    <w:p w:rsidRPr="003D6FCB" w:rsidR="00007526" w:rsidP="00C60663" w:rsidRDefault="00007526" w14:paraId="0DD86EA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  <w:lang w:val="cs-CZ"/>
        </w:rPr>
      </w:pPr>
      <w:r>
        <w:rPr>
          <w:rStyle w:val="normaltextrun"/>
          <w:rFonts w:ascii="Aptos" w:hAnsi="Aptos" w:cs="Segoe UI" w:eastAsiaTheme="majorEastAsia"/>
          <w:color w:val="000000"/>
          <w:sz w:val="22"/>
          <w:szCs w:val="22"/>
          <w:lang w:val="cs-CZ"/>
        </w:rPr>
        <w:t>Archivní úložiště obsahuje všechny archiválie.</w:t>
      </w:r>
      <w:r w:rsidRPr="003D6FCB">
        <w:rPr>
          <w:rStyle w:val="eop"/>
          <w:rFonts w:ascii="Aptos" w:hAnsi="Aptos" w:cs="Segoe UI" w:eastAsiaTheme="majorEastAsia"/>
          <w:color w:val="000000"/>
          <w:sz w:val="22"/>
          <w:szCs w:val="22"/>
          <w:lang w:val="cs-CZ"/>
        </w:rPr>
        <w:t> </w:t>
      </w:r>
    </w:p>
    <w:p w:rsidRPr="003D6FCB" w:rsidR="00433413" w:rsidP="3AD96BCD" w:rsidRDefault="00433413" w14:paraId="48AAA783" w14:textId="2F724130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  <w:lang w:val="cs-CZ"/>
        </w:rPr>
      </w:pPr>
      <w:r w:rsidRPr="3AD96BCD" w:rsidR="00433413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Po ukončení operace "</w:t>
      </w:r>
      <w:r w:rsidRPr="3AD96BCD" w:rsidR="6B9D30EE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obohacení AIP</w:t>
      </w:r>
      <w:r w:rsidRPr="3AD96BCD" w:rsidR="00433413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 xml:space="preserve">” </w:t>
      </w:r>
      <w:del w:author="Hanuš Jan" w:date="2026-06-18T07:47:20.663Z" w16du:dateUtc="2026-06-18T07:47:20.663Z" w:id="1429010839">
        <w:r w:rsidRPr="3AD96BCD" w:rsidDel="00433413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delText>administrátor/operátor obdrží</w:delText>
        </w:r>
      </w:del>
      <w:ins w:author="Hanuš Jan" w:date="2026-06-18T07:47:22.301Z" w16du:dateUtc="2026-06-18T07:47:22.301Z" w:id="1699523366">
        <w:r w:rsidRPr="3AD96BCD" w:rsidR="12A34556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t>systé</w:t>
        </w:r>
        <w:r w:rsidRPr="3AD96BCD" w:rsidR="12A34556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t>m vytváří</w:t>
        </w:r>
      </w:ins>
      <w:r w:rsidRPr="3AD96BCD" w:rsidR="00433413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 xml:space="preserve"> notifikaci s potvrzením </w:t>
      </w:r>
      <w:r w:rsidRPr="3AD96BCD" w:rsidR="0064766E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o provedené operaci.</w:t>
      </w:r>
    </w:p>
    <w:p w:rsidRPr="003D6FCB" w:rsidR="00007526" w:rsidP="3AD96BCD" w:rsidRDefault="00007526" w14:paraId="431AC1EF" w14:textId="09224D36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  <w:highlight w:val="yellow"/>
          <w:lang w:val="cs-CZ"/>
        </w:rPr>
      </w:pPr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Po ukončení operace "</w:t>
      </w:r>
      <w:r w:rsidRPr="3AD96BCD" w:rsidR="1D6C2013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obohacení</w:t>
      </w:r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 xml:space="preserve">” </w:t>
      </w:r>
      <w:del w:author="Hanuš Jan" w:date="2026-06-18T07:47:39.961Z" w16du:dateUtc="2026-06-18T07:47:39.961Z" w:id="465183040">
        <w:r w:rsidRPr="3AD96BCD" w:rsidDel="00007526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delText>operátor obdrží</w:delText>
        </w:r>
      </w:del>
      <w:ins w:author="Hanuš Jan" w:date="2026-06-18T07:47:41.992Z" w16du:dateUtc="2026-06-18T07:47:41.992Z" w:id="707574712">
        <w:r w:rsidRPr="3AD96BCD" w:rsidR="2474A79D">
          <w:rPr>
            <w:rStyle w:val="normaltextrun"/>
            <w:rFonts w:ascii="Aptos" w:hAnsi="Aptos" w:eastAsia="" w:cs="Segoe UI" w:eastAsiaTheme="majorEastAsia"/>
            <w:color w:val="000000" w:themeColor="text1" w:themeTint="FF" w:themeShade="FF"/>
            <w:sz w:val="22"/>
            <w:szCs w:val="22"/>
            <w:lang w:val="cs-CZ"/>
          </w:rPr>
          <w:t>systém vytváří</w:t>
        </w:r>
      </w:ins>
      <w:r w:rsidRPr="3AD96BCD" w:rsidR="00007526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 xml:space="preserve"> notifikaci s potvrzením o existenci </w:t>
      </w:r>
      <w:r w:rsidRPr="3AD96BCD" w:rsidR="35F12FC1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nové verze metadat</w:t>
      </w:r>
      <w:r w:rsidRPr="3AD96BCD" w:rsidR="4436F139">
        <w:rPr>
          <w:rStyle w:val="normaltextrun"/>
          <w:rFonts w:ascii="Aptos" w:hAnsi="Aptos" w:eastAsia="" w:cs="Segoe UI" w:eastAsiaTheme="majorEastAsia"/>
          <w:color w:val="000000" w:themeColor="text1" w:themeTint="FF" w:themeShade="FF"/>
          <w:sz w:val="22"/>
          <w:szCs w:val="22"/>
          <w:lang w:val="cs-CZ"/>
        </w:rPr>
        <w:t>.</w:t>
      </w:r>
    </w:p>
    <w:p w:rsidRPr="009674F9" w:rsidR="083ED2D5" w:rsidP="038C12C8" w:rsidRDefault="083ED2D5" w14:paraId="3AA6B840" w14:textId="4CCB1FA4">
      <w:pPr>
        <w:pStyle w:val="paragraph"/>
        <w:spacing w:before="0" w:beforeAutospacing="0" w:after="0" w:afterAutospacing="0"/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</w:rPr>
      </w:pPr>
      <w:r w:rsidRPr="009674F9">
        <w:rPr>
          <w:rStyle w:val="normaltextrun"/>
          <w:rFonts w:ascii="Aptos" w:hAnsi="Aptos" w:cs="Segoe UI" w:eastAsiaTheme="majorEastAsia"/>
          <w:color w:val="000000" w:themeColor="text1"/>
          <w:sz w:val="22"/>
          <w:szCs w:val="22"/>
        </w:rPr>
        <w:t>Aktualizace IS PEvA s ohledem na změnu velikosti AIP</w:t>
      </w:r>
    </w:p>
    <w:p w:rsidR="00007526" w:rsidP="00007526" w:rsidRDefault="00007526" w14:paraId="21B19769" w14:textId="77777777"/>
    <w:p w:rsidR="00007526" w:rsidP="0088253A" w:rsidRDefault="00007526" w14:paraId="350A594F" w14:textId="77777777">
      <w:pPr>
        <w:pStyle w:val="Nadpis2"/>
      </w:pPr>
      <w:r>
        <w:lastRenderedPageBreak/>
        <w:t>Hlavní scénář (Basic Flow)</w:t>
      </w:r>
    </w:p>
    <w:p w:rsidR="00007526" w:rsidP="00007526" w:rsidRDefault="00007526" w14:paraId="6910EE15" w14:textId="77777777">
      <w:r>
        <w:t>Scénář:</w:t>
      </w:r>
    </w:p>
    <w:p w:rsidRPr="00191DDF" w:rsidR="00007526" w:rsidP="0088253A" w:rsidRDefault="0064766E" w14:paraId="498A9949" w14:textId="52CFA920">
      <w:pPr>
        <w:pStyle w:val="Odstavecseseznamem"/>
        <w:numPr>
          <w:ilvl w:val="0"/>
          <w:numId w:val="5"/>
        </w:numPr>
      </w:pPr>
      <w:r>
        <w:t>Administrátor/operátor</w:t>
      </w:r>
      <w:r w:rsidR="00007526">
        <w:t xml:space="preserve"> rozhodne o potřebě </w:t>
      </w:r>
      <w:r w:rsidR="27684EDD">
        <w:t>obohacení AIP</w:t>
      </w:r>
    </w:p>
    <w:p w:rsidR="00007526" w:rsidP="0088253A" w:rsidRDefault="00007526" w14:paraId="345E2318" w14:textId="17989AE4">
      <w:pPr>
        <w:pStyle w:val="Odstavecseseznamem"/>
        <w:numPr>
          <w:ilvl w:val="0"/>
          <w:numId w:val="5"/>
        </w:numPr>
      </w:pPr>
      <w:r>
        <w:t xml:space="preserve">Operátor vyhledá archiválie </w:t>
      </w:r>
      <w:r w:rsidR="0064766E">
        <w:t xml:space="preserve">dle </w:t>
      </w:r>
      <w:r w:rsidR="1F4AAE1C">
        <w:t>parametrů (datový formát, obohacení metadat (datum, model</w:t>
      </w:r>
      <w:r w:rsidR="6606DD84">
        <w:t>, obsah</w:t>
      </w:r>
      <w:r w:rsidR="7EF58CF3">
        <w:t>, datový formát</w:t>
      </w:r>
      <w:r w:rsidR="6606DD84">
        <w:t>...</w:t>
      </w:r>
      <w:r w:rsidR="1F4AAE1C">
        <w:t>)</w:t>
      </w:r>
    </w:p>
    <w:p w:rsidR="0064766E" w:rsidP="0088253A" w:rsidRDefault="359D176B" w14:paraId="369FB26A" w14:textId="0F66C7AE">
      <w:pPr>
        <w:pStyle w:val="Odstavecseseznamem"/>
        <w:numPr>
          <w:ilvl w:val="0"/>
          <w:numId w:val="5"/>
        </w:numPr>
      </w:pPr>
      <w:r>
        <w:t xml:space="preserve">U vyhledané množiny </w:t>
      </w:r>
      <w:r w:rsidR="48E50CD8">
        <w:t xml:space="preserve">AIP </w:t>
      </w:r>
      <w:r>
        <w:t xml:space="preserve">provede </w:t>
      </w:r>
      <w:r w:rsidR="285371FE">
        <w:t>obohacení</w:t>
      </w:r>
      <w:r w:rsidR="2BB878B2">
        <w:t xml:space="preserve"> a uloží AIP do LTP</w:t>
      </w:r>
    </w:p>
    <w:p w:rsidR="60C0DE39" w:rsidP="038C12C8" w:rsidRDefault="60C0DE39" w14:paraId="58392B42" w14:textId="3F510E1C">
      <w:pPr>
        <w:pStyle w:val="Odstavecseseznamem"/>
        <w:numPr>
          <w:ilvl w:val="0"/>
          <w:numId w:val="5"/>
        </w:numPr>
      </w:pPr>
      <w:r>
        <w:t>Aktualizace metadat ve FC Správa dat</w:t>
      </w:r>
    </w:p>
    <w:p w:rsidR="60C0DE39" w:rsidP="038C12C8" w:rsidRDefault="60C0DE39" w14:paraId="0518F95C" w14:textId="103BD85F">
      <w:pPr>
        <w:pStyle w:val="Odstavecseseznamem"/>
        <w:numPr>
          <w:ilvl w:val="0"/>
          <w:numId w:val="5"/>
        </w:numPr>
      </w:pPr>
      <w:r>
        <w:t>Je provedena aktualizace metadata AIP v PEvA</w:t>
      </w:r>
    </w:p>
    <w:p w:rsidRPr="003D6FCB" w:rsidR="00042D9D" w:rsidP="00042D9D" w:rsidRDefault="00042D9D" w14:paraId="427450F9" w14:textId="28F25CB0">
      <w:r>
        <w:t>Konfigurace: metadata (soubor) jako nov</w:t>
      </w:r>
      <w:r w:rsidR="00531E53">
        <w:t>á komponenta, nebo jako nová verze.</w:t>
      </w:r>
    </w:p>
    <w:p w:rsidRPr="003D6FCB" w:rsidR="00FB5B6A" w:rsidP="00042D9D" w:rsidRDefault="00FB5B6A" w14:paraId="549C42FA" w14:textId="77777777"/>
    <w:p w:rsidR="00007526" w:rsidP="0088253A" w:rsidRDefault="00007526" w14:paraId="1F4FC261" w14:textId="77777777">
      <w:pPr>
        <w:pStyle w:val="Nadpis2"/>
      </w:pPr>
      <w:r>
        <w:t>Alternativní scénáře (Alternative Flows)</w:t>
      </w:r>
    </w:p>
    <w:p w:rsidRPr="002C433E" w:rsidR="00AD0CE0" w:rsidP="00AD0CE0" w:rsidRDefault="00007526" w14:paraId="4FE9D82E" w14:textId="5D68F841">
      <w:pPr>
        <w:rPr>
          <w:i/>
          <w:iCs/>
        </w:rPr>
      </w:pPr>
      <w:r w:rsidRPr="00AD0CE0">
        <w:rPr>
          <w:i/>
          <w:iCs/>
        </w:rPr>
        <w:t>Normální odchylky od hlavního toku (např. výběr jiné možnosti).</w:t>
      </w:r>
    </w:p>
    <w:p w:rsidRPr="003D6FCB" w:rsidR="00371E42" w:rsidP="00371E42" w:rsidRDefault="00371E42" w14:paraId="772F18D5" w14:textId="77777777"/>
    <w:p w:rsidR="00007526" w:rsidP="00007526" w:rsidRDefault="00007526" w14:paraId="418B4371" w14:textId="7F68D649">
      <w:pPr>
        <w:pStyle w:val="Nadpis3"/>
      </w:pPr>
      <w:r w:rsidRPr="003D6FCB">
        <w:t>A</w:t>
      </w:r>
      <w:r w:rsidR="005D52F1">
        <w:t>1</w:t>
      </w:r>
      <w:r>
        <w:t xml:space="preserve"> – </w:t>
      </w:r>
      <w:r w:rsidR="6DAD5EDE">
        <w:t>Nahrazení vytěžených metadat novou verzí</w:t>
      </w:r>
    </w:p>
    <w:p w:rsidRPr="00AA1163" w:rsidR="00AA1163" w:rsidP="00DC61EE" w:rsidRDefault="51FAEF6E" w14:paraId="121A3E09" w14:textId="7557DCF5">
      <w:r>
        <w:t xml:space="preserve">V kroku 10.2. Administrátor/operátor může </w:t>
      </w:r>
      <w:r w:rsidR="61A81ABE">
        <w:t>zvolit</w:t>
      </w:r>
      <w:r w:rsidR="6CF7A8D2">
        <w:t xml:space="preserve"> z dostupných scénářů</w:t>
      </w:r>
      <w:r>
        <w:t>, že výsledkem obohacení bude úplná nebo částečná náhrada</w:t>
      </w:r>
      <w:r w:rsidR="587171AA">
        <w:t xml:space="preserve"> </w:t>
      </w:r>
      <w:r>
        <w:t>metadat</w:t>
      </w:r>
      <w:r w:rsidR="5E9FDE39">
        <w:t xml:space="preserve"> </w:t>
      </w:r>
      <w:r>
        <w:t>specializovanými moduly</w:t>
      </w:r>
      <w:r w:rsidR="5FB9F51C">
        <w:t xml:space="preserve"> již obsažených v AIP</w:t>
      </w:r>
      <w:r w:rsidR="1AEBF2EA">
        <w:t>,</w:t>
      </w:r>
      <w:r w:rsidR="0A189168">
        <w:t xml:space="preserve"> pokud již AIP taková metadata obsahuje</w:t>
      </w:r>
      <w:r w:rsidR="45A37BE8">
        <w:t>. P</w:t>
      </w:r>
      <w:r w:rsidR="1AEBF2EA">
        <w:t>roces bude zachycen do premis.xml metadat.</w:t>
      </w:r>
    </w:p>
    <w:p w:rsidR="6A89DA71" w:rsidP="6A89DA71" w:rsidRDefault="6A89DA71" w14:paraId="60B3FB0E" w14:textId="50B3942D"/>
    <w:p w:rsidR="00F06DD9" w:rsidP="0088253A" w:rsidRDefault="00F06DD9" w14:paraId="433C4958" w14:textId="2B23CCCD">
      <w:pPr>
        <w:pStyle w:val="Nadpis2"/>
      </w:pPr>
      <w:r>
        <w:t>Výjimečné scénáře (Exception Flows)</w:t>
      </w:r>
    </w:p>
    <w:p w:rsidRPr="002C433E" w:rsidR="00242A52" w:rsidP="00242A52" w:rsidRDefault="00242A52" w14:paraId="6B604B62" w14:textId="5EFB9026">
      <w:pPr>
        <w:rPr>
          <w:i/>
          <w:iCs/>
        </w:rPr>
      </w:pPr>
      <w:r w:rsidRPr="00242A52">
        <w:rPr>
          <w:i/>
          <w:iCs/>
        </w:rPr>
        <w:t>Chybové nebo problémové situace.</w:t>
      </w:r>
    </w:p>
    <w:p w:rsidR="00F06DD9" w:rsidP="6A89DA71" w:rsidRDefault="00F06DD9" w14:paraId="133030CE" w14:textId="3ED91016">
      <w:pPr>
        <w:pStyle w:val="Nadpis3"/>
      </w:pPr>
      <w:r>
        <w:t xml:space="preserve">E1 – </w:t>
      </w:r>
      <w:r w:rsidR="4DD946B4">
        <w:t>Obohacení selže (nefunkční Moduly)</w:t>
      </w:r>
    </w:p>
    <w:p w:rsidR="00AA1163" w:rsidP="0088253A" w:rsidRDefault="00007526" w14:paraId="46B4F29F" w14:textId="7A0019EA">
      <w:pPr>
        <w:pStyle w:val="Odstavecseseznamem"/>
        <w:numPr>
          <w:ilvl w:val="0"/>
          <w:numId w:val="7"/>
        </w:numPr>
      </w:pPr>
      <w:r>
        <w:t>Operátor s</w:t>
      </w:r>
      <w:r w:rsidR="0002457C">
        <w:t xml:space="preserve">e pokusí </w:t>
      </w:r>
      <w:r w:rsidR="1992236E">
        <w:t>obohatit AIP</w:t>
      </w:r>
      <w:r w:rsidR="0002457C">
        <w:t>, operace selže</w:t>
      </w:r>
      <w:r w:rsidR="5B8AC7F7">
        <w:t xml:space="preserve"> z důvodu nedostupnosti Modulu</w:t>
      </w:r>
      <w:r w:rsidR="0FE86B3D">
        <w:t>/ů</w:t>
      </w:r>
    </w:p>
    <w:p w:rsidR="366386C5" w:rsidP="0088253A" w:rsidRDefault="366386C5" w14:paraId="2237417F" w14:textId="1D8588FC">
      <w:pPr>
        <w:pStyle w:val="Odstavecseseznamem"/>
        <w:numPr>
          <w:ilvl w:val="0"/>
          <w:numId w:val="7"/>
        </w:numPr>
      </w:pPr>
      <w:r>
        <w:t>Systém informuje Operátora, že operace selhala</w:t>
      </w:r>
    </w:p>
    <w:p w:rsidRPr="00AA1163" w:rsidR="0002457C" w:rsidP="0088253A" w:rsidRDefault="0002457C" w14:paraId="1D3148EE" w14:textId="4D2664ED">
      <w:pPr>
        <w:pStyle w:val="Odstavecseseznamem"/>
        <w:numPr>
          <w:ilvl w:val="0"/>
          <w:numId w:val="7"/>
        </w:numPr>
        <w:rPr/>
      </w:pPr>
      <w:r w:rsidR="0002457C">
        <w:rPr/>
        <w:t xml:space="preserve">Systém </w:t>
      </w:r>
      <w:ins w:author="Hanuš Jan" w:date="2026-06-18T07:47:52.601Z" w16du:dateUtc="2026-06-18T07:47:52.601Z" w:id="998739547">
        <w:r w:rsidR="54780EFB">
          <w:t xml:space="preserve">vytváří </w:t>
        </w:r>
      </w:ins>
      <w:r w:rsidR="0002457C">
        <w:rPr/>
        <w:t>notifik</w:t>
      </w:r>
      <w:ins w:author="Hanuš Jan" w:date="2026-06-18T07:47:55.381Z" w16du:dateUtc="2026-06-18T07:47:55.381Z" w:id="1307538171">
        <w:r w:rsidR="0CE5F603">
          <w:t>aci</w:t>
        </w:r>
      </w:ins>
      <w:del w:author="Hanuš Jan" w:date="2026-06-18T07:47:56.849Z" w16du:dateUtc="2026-06-18T07:47:56.849Z" w:id="1765770864">
        <w:r w:rsidDel="0002457C">
          <w:delText xml:space="preserve">uje Administrátora </w:delText>
        </w:r>
      </w:del>
      <w:r w:rsidR="0002457C">
        <w:rPr/>
        <w:t>o chybě</w:t>
      </w:r>
      <w:r w:rsidR="4C2ABE12">
        <w:rPr/>
        <w:t xml:space="preserve"> modulu</w:t>
      </w:r>
    </w:p>
    <w:p w:rsidRPr="003D6FCB" w:rsidR="00111CF0" w:rsidP="00111CF0" w:rsidRDefault="00111CF0" w14:paraId="32412C4C" w14:textId="77777777"/>
    <w:p w:rsidR="00F06DD9" w:rsidP="6A89DA71" w:rsidRDefault="00F06DD9" w14:paraId="1639B577" w14:textId="12F930EF">
      <w:pPr>
        <w:pStyle w:val="Nadpis3"/>
      </w:pPr>
      <w:r>
        <w:t xml:space="preserve">E2 – </w:t>
      </w:r>
      <w:r w:rsidR="569C4DBD">
        <w:t xml:space="preserve">Obohacení selže (nefunkční </w:t>
      </w:r>
      <w:r w:rsidR="74CD280D">
        <w:t>Software/knihovny/modely</w:t>
      </w:r>
      <w:r w:rsidR="569C4DBD">
        <w:t>)</w:t>
      </w:r>
    </w:p>
    <w:p w:rsidR="2D33A758" w:rsidP="0088253A" w:rsidRDefault="2D33A758" w14:paraId="6F729799" w14:textId="04469EF5">
      <w:pPr>
        <w:pStyle w:val="Odstavecseseznamem"/>
        <w:numPr>
          <w:ilvl w:val="0"/>
          <w:numId w:val="7"/>
        </w:numPr>
      </w:pPr>
      <w:r>
        <w:t>Operátor se pokusí obohatit AIP, operace selže</w:t>
      </w:r>
      <w:r w:rsidR="62FBC5B8">
        <w:t xml:space="preserve"> z důvodu chyby software/knihovny administrované k provedení operace</w:t>
      </w:r>
    </w:p>
    <w:p w:rsidR="6CB24F13" w:rsidP="0088253A" w:rsidRDefault="6CB24F13" w14:paraId="0F8FA0D0" w14:textId="7A1D752D">
      <w:pPr>
        <w:pStyle w:val="Odstavecseseznamem"/>
        <w:numPr>
          <w:ilvl w:val="0"/>
          <w:numId w:val="7"/>
        </w:numPr>
      </w:pPr>
      <w:r>
        <w:t>Systém informuje Operátora, že operace selhala</w:t>
      </w:r>
    </w:p>
    <w:p w:rsidR="6CB24F13" w:rsidP="0088253A" w:rsidRDefault="6CB24F13" w14:paraId="24C8226F" w14:textId="54AE4712">
      <w:pPr>
        <w:pStyle w:val="Odstavecseseznamem"/>
        <w:numPr>
          <w:ilvl w:val="0"/>
          <w:numId w:val="7"/>
        </w:numPr>
        <w:rPr/>
      </w:pPr>
      <w:r w:rsidR="6CB24F13">
        <w:rPr/>
        <w:t xml:space="preserve">Systém </w:t>
      </w:r>
      <w:ins w:author="Hanuš Jan" w:date="2026-06-18T07:47:59.974Z" w16du:dateUtc="2026-06-18T07:47:59.974Z" w:id="594337293">
        <w:r w:rsidR="4FCB6E07">
          <w:t>vytvář</w:t>
        </w:r>
      </w:ins>
      <w:ins w:author="Hanuš Jan" w:date="2026-06-18T07:48:00.362Z" w16du:dateUtc="2026-06-18T07:48:00.362Z" w:id="1530413867">
        <w:r w:rsidR="4FCB6E07">
          <w:t xml:space="preserve">í </w:t>
        </w:r>
      </w:ins>
      <w:r w:rsidR="6CB24F13">
        <w:rPr/>
        <w:t>notifik</w:t>
      </w:r>
      <w:ins w:author="Hanuš Jan" w:date="2026-06-18T07:48:02.413Z" w16du:dateUtc="2026-06-18T07:48:02.413Z" w:id="1431700794">
        <w:r w:rsidR="04B622B2">
          <w:t>aci</w:t>
        </w:r>
      </w:ins>
      <w:del w:author="Hanuš Jan" w:date="2026-06-18T07:48:04Z" w16du:dateUtc="2026-06-18T07:48:04Z" w:id="10765203">
        <w:r w:rsidDel="6CB24F13">
          <w:delText xml:space="preserve">uje Administrátora </w:delText>
        </w:r>
      </w:del>
      <w:r w:rsidR="6CB24F13">
        <w:rPr/>
        <w:t>o chybě software/knihovny</w:t>
      </w:r>
    </w:p>
    <w:p w:rsidRPr="003D6FCB" w:rsidR="00111CF0" w:rsidP="00111CF0" w:rsidRDefault="00111CF0" w14:paraId="081F46FA" w14:textId="77777777"/>
    <w:p w:rsidR="0002457C" w:rsidP="0002457C" w:rsidRDefault="0002457C" w14:paraId="50F64243" w14:textId="1403048E">
      <w:pPr>
        <w:pStyle w:val="Nadpis3"/>
      </w:pPr>
      <w:r>
        <w:t>E</w:t>
      </w:r>
      <w:r w:rsidR="3054671A">
        <w:t>3</w:t>
      </w:r>
      <w:r>
        <w:t xml:space="preserve"> – </w:t>
      </w:r>
      <w:r w:rsidR="121990A2">
        <w:t>Nevalidní výsledek</w:t>
      </w:r>
      <w:r w:rsidR="740E3626">
        <w:t xml:space="preserve"> </w:t>
      </w:r>
      <w:r w:rsidR="08A5F27C">
        <w:t>obohacení</w:t>
      </w:r>
    </w:p>
    <w:p w:rsidR="0002457C" w:rsidP="0088253A" w:rsidRDefault="121990A2" w14:paraId="1258DCE8" w14:textId="3884075C">
      <w:pPr>
        <w:pStyle w:val="Odstavecseseznamem"/>
        <w:numPr>
          <w:ilvl w:val="0"/>
          <w:numId w:val="7"/>
        </w:numPr>
      </w:pPr>
      <w:r>
        <w:t>Operátor se pokusí obohatit AIP, operace proběhne, ale výsledek není validní</w:t>
      </w:r>
      <w:r w:rsidR="11F43C50">
        <w:t>.</w:t>
      </w:r>
    </w:p>
    <w:p w:rsidR="40C35F2B" w:rsidP="0088253A" w:rsidRDefault="40C35F2B" w14:paraId="688BE4B6" w14:textId="70F2DF81">
      <w:pPr>
        <w:pStyle w:val="Odstavecseseznamem"/>
        <w:numPr>
          <w:ilvl w:val="0"/>
          <w:numId w:val="7"/>
        </w:numPr>
      </w:pPr>
      <w:r>
        <w:lastRenderedPageBreak/>
        <w:t>Systém informuje Operátora</w:t>
      </w:r>
      <w:r w:rsidR="196E162E">
        <w:t xml:space="preserve"> o nevaliditě výsledku</w:t>
      </w:r>
      <w:r w:rsidR="4516786E">
        <w:t xml:space="preserve"> obohacení.</w:t>
      </w:r>
    </w:p>
    <w:p w:rsidR="6A89DA71" w:rsidP="0088253A" w:rsidRDefault="40C35F2B" w14:paraId="23BA8FA0" w14:textId="265EF6F0">
      <w:pPr>
        <w:pStyle w:val="Odstavecseseznamem"/>
        <w:numPr>
          <w:ilvl w:val="0"/>
          <w:numId w:val="7"/>
        </w:numPr>
        <w:rPr/>
      </w:pPr>
      <w:r w:rsidR="40C35F2B">
        <w:rPr/>
        <w:t xml:space="preserve">Systém </w:t>
      </w:r>
      <w:ins w:author="Hanuš Jan" w:date="2026-06-18T07:48:07.021Z" w16du:dateUtc="2026-06-18T07:48:07.021Z" w:id="1794514538">
        <w:r w:rsidR="588E60B7">
          <w:t xml:space="preserve">vytváří </w:t>
        </w:r>
      </w:ins>
      <w:r w:rsidR="40C35F2B">
        <w:rPr/>
        <w:t>notifik</w:t>
      </w:r>
      <w:ins w:author="Hanuš Jan" w:date="2026-06-18T07:48:09.193Z" w16du:dateUtc="2026-06-18T07:48:09.193Z" w:id="1497425334">
        <w:r w:rsidR="657E3CAB">
          <w:t>aci</w:t>
        </w:r>
      </w:ins>
      <w:del w:author="Hanuš Jan" w:date="2026-06-18T07:48:10.596Z" w16du:dateUtc="2026-06-18T07:48:10.596Z" w:id="1415213627">
        <w:r w:rsidDel="40C35F2B">
          <w:delText xml:space="preserve">uje Administrátora </w:delText>
        </w:r>
      </w:del>
      <w:r w:rsidR="40C35F2B">
        <w:rPr/>
        <w:t>o chybě software/knihovny využité k migraci</w:t>
      </w:r>
    </w:p>
    <w:p w:rsidRPr="00AA1163" w:rsidR="00AA1163" w:rsidP="00AA1163" w:rsidRDefault="0054761D" w14:paraId="324FDF1A" w14:textId="03BA6454">
      <w:r>
        <w:t xml:space="preserve">Pozn.: </w:t>
      </w:r>
      <w:r w:rsidR="00431768">
        <w:t xml:space="preserve">Pokud je spolehlivost výsledku pod definovanou mez, potom takový výsledek zahodit a </w:t>
      </w:r>
      <w:r w:rsidR="00C57C4A">
        <w:t>notifikovat o nedostatečném výsledku zpracování.</w:t>
      </w:r>
    </w:p>
    <w:p w:rsidRPr="003D6FCB" w:rsidR="0054761D" w:rsidP="00AA1163" w:rsidRDefault="0054761D" w14:paraId="34F6ADE7" w14:textId="77777777"/>
    <w:p w:rsidR="00F06DD9" w:rsidP="0088253A" w:rsidRDefault="00F06DD9" w14:paraId="3EF35EB0" w14:textId="3C548F61">
      <w:pPr>
        <w:pStyle w:val="Nadpis2"/>
      </w:pPr>
      <w:r>
        <w:t>Frekvence výskytu</w:t>
      </w:r>
    </w:p>
    <w:p w:rsidRPr="00056ECA" w:rsidR="00F06DD9" w:rsidP="24E1BAF7" w:rsidRDefault="0002457C" w14:paraId="7A29CCE8" w14:textId="0A41C9B4">
      <w:r w:rsidRPr="00056ECA">
        <w:t xml:space="preserve">Při práci operátora v Administraci, </w:t>
      </w:r>
      <w:r w:rsidRPr="00056ECA" w:rsidR="303B84EC">
        <w:t>typicky po nasazení nového mod</w:t>
      </w:r>
      <w:r w:rsidRPr="00056ECA" w:rsidR="3F79DE00">
        <w:t>elu/software/knihovny</w:t>
      </w:r>
    </w:p>
    <w:p w:rsidR="00F06DD9" w:rsidP="0088253A" w:rsidRDefault="00F06DD9" w14:paraId="30A6DDCA" w14:textId="02D04078">
      <w:pPr>
        <w:pStyle w:val="Nadpis2"/>
      </w:pPr>
      <w:r>
        <w:t>Speciální požadavky (Non-functional / Special Requirements)</w:t>
      </w:r>
    </w:p>
    <w:p w:rsidR="0002457C" w:rsidP="0002457C" w:rsidRDefault="0002457C" w14:paraId="54CE98D0" w14:textId="77777777">
      <w:pPr>
        <w:rPr>
          <w:i/>
          <w:iCs/>
        </w:rPr>
      </w:pPr>
      <w:r>
        <w:rPr>
          <w:rStyle w:val="normaltextrun"/>
          <w:rFonts w:ascii="Aptos" w:hAnsi="Aptos"/>
          <w:color w:val="000000"/>
          <w:bdr w:val="none" w:color="auto" w:sz="0" w:space="0" w:frame="1"/>
        </w:rPr>
        <w:t>Audit a logování</w:t>
      </w:r>
      <w:r w:rsidRPr="00D3435B">
        <w:rPr>
          <w:i/>
          <w:iCs/>
        </w:rPr>
        <w:t>.</w:t>
      </w:r>
    </w:p>
    <w:p w:rsidR="00AA1163" w:rsidP="00F06DD9" w:rsidRDefault="0002457C" w14:paraId="2708E02E" w14:textId="0933D3D9">
      <w:pPr>
        <w:rPr>
          <w:del w:author="Hanuš Jan" w:date="2026-06-18T07:50:26.527Z" w16du:dateUtc="2026-06-18T07:50:26.527Z" w:id="186545478"/>
          <w:rStyle w:val="normaltextrun"/>
          <w:rFonts w:ascii="Aptos" w:hAnsi="Aptos"/>
          <w:color w:val="000000"/>
          <w:bdr w:val="none" w:color="auto" w:sz="0" w:space="0" w:frame="1"/>
        </w:rPr>
      </w:pPr>
      <w:del w:author="Hanuš Jan" w:date="2026-06-18T07:50:26.532Z" w16du:dateUtc="2026-06-18T07:50:26.532Z" w:id="655762882">
        <w:r w:rsidRPr="54376D85" w:rsidDel="0002457C">
          <w:rPr>
            <w:rStyle w:val="normaltextrun"/>
            <w:rFonts w:ascii="Aptos" w:hAnsi="Aptos"/>
            <w:color w:val="000000" w:themeColor="text1" w:themeTint="FF" w:themeShade="FF"/>
          </w:rPr>
          <w:delText>Komunikační rozhraní uvnitř IS NDA</w:delText>
        </w:r>
      </w:del>
    </w:p>
    <w:p w:rsidRPr="00ED2F1C" w:rsidR="00056ECA" w:rsidP="00F06DD9" w:rsidRDefault="00056ECA" w14:paraId="51ED0402" w14:textId="77777777"/>
    <w:p w:rsidR="00F06DD9" w:rsidP="0088253A" w:rsidRDefault="00F06DD9" w14:paraId="2336560B" w14:textId="680F6849">
      <w:pPr>
        <w:pStyle w:val="Nadpis2"/>
      </w:pPr>
      <w:r>
        <w:t>Datové objekty / vstupy a výstupy</w:t>
      </w:r>
    </w:p>
    <w:p w:rsidRPr="00D3435B" w:rsidR="00F06DD9" w:rsidP="00F06DD9" w:rsidRDefault="00F06DD9" w14:paraId="7F117ED9" w14:textId="640436D2">
      <w:pPr>
        <w:rPr>
          <w:i/>
          <w:iCs/>
        </w:rPr>
      </w:pPr>
      <w:r w:rsidRPr="00D3435B">
        <w:rPr>
          <w:i/>
          <w:iCs/>
        </w:rPr>
        <w:t xml:space="preserve">Důležité datové struktury používané </w:t>
      </w:r>
      <w:r w:rsidR="00D062B5">
        <w:rPr>
          <w:i/>
          <w:iCs/>
        </w:rPr>
        <w:t>případem užití.</w:t>
      </w:r>
    </w:p>
    <w:p w:rsidRPr="00D3435B" w:rsidR="00F06DD9" w:rsidP="00AA1163" w:rsidRDefault="00F06DD9" w14:paraId="6C6AF1C6" w14:textId="77777777">
      <w:pPr>
        <w:pStyle w:val="Nadpis3"/>
      </w:pPr>
      <w:r w:rsidRPr="00D3435B">
        <w:t>Vstupy:</w:t>
      </w:r>
    </w:p>
    <w:p w:rsidR="0002457C" w:rsidP="00D062B5" w:rsidRDefault="0002457C" w14:paraId="03A4B81A" w14:textId="4CEE268A">
      <w:r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>Defaultní Konfigurace IS NDA</w:t>
      </w:r>
      <w:r w:rsidR="00D062B5"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>, funkční FC Správa dat</w:t>
      </w:r>
    </w:p>
    <w:p w:rsidR="00F06DD9" w:rsidP="00AA1163" w:rsidRDefault="00F06DD9" w14:paraId="2FC858A7" w14:textId="77777777">
      <w:pPr>
        <w:pStyle w:val="Nadpis3"/>
      </w:pPr>
      <w:r>
        <w:t>Výstupy:</w:t>
      </w:r>
    </w:p>
    <w:p w:rsidRPr="003D6FCB" w:rsidR="00D062B5" w:rsidP="0088253A" w:rsidRDefault="0064766E" w14:paraId="03712343" w14:textId="2155EDE4">
      <w:pPr>
        <w:numPr>
          <w:ilvl w:val="0"/>
          <w:numId w:val="23"/>
        </w:numPr>
        <w:spacing w:after="0" w:line="240" w:lineRule="auto"/>
        <w:textAlignment w:val="baseline"/>
        <w:rPr>
          <w:rFonts w:ascii="Aptos" w:hAnsi="Aptos" w:eastAsia="Times New Roman" w:cs="Segoe UI"/>
          <w:kern w:val="0"/>
          <w:lang w:eastAsia="en-GB"/>
          <w14:ligatures w14:val="none"/>
        </w:rPr>
      </w:pPr>
      <w:r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 xml:space="preserve">Vytvoření nové verze </w:t>
      </w:r>
      <w:r w:rsidR="7AB1A5DE"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>metadat v AIP</w:t>
      </w:r>
      <w:r w:rsidR="0C2B3621"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 xml:space="preserve">, </w:t>
      </w:r>
      <w:r w:rsidRPr="003D6FCB" w:rsidR="0C2B3621">
        <w:rPr>
          <w:rFonts w:ascii="Aptos" w:hAnsi="Aptos" w:eastAsia="Times New Roman" w:cs="Segoe UI"/>
          <w:lang w:eastAsia="en-GB"/>
        </w:rPr>
        <w:t xml:space="preserve">Nová verze metadat ve FC Správa </w:t>
      </w:r>
      <w:r w:rsidR="00D36818">
        <w:rPr>
          <w:rFonts w:ascii="Aptos" w:hAnsi="Aptos" w:eastAsia="Times New Roman" w:cs="Segoe UI"/>
          <w:lang w:eastAsia="en-GB"/>
        </w:rPr>
        <w:t>d</w:t>
      </w:r>
      <w:r w:rsidRPr="003D6FCB" w:rsidR="0C2B3621">
        <w:rPr>
          <w:rFonts w:ascii="Aptos" w:hAnsi="Aptos" w:eastAsia="Times New Roman" w:cs="Segoe UI"/>
          <w:lang w:eastAsia="en-GB"/>
        </w:rPr>
        <w:t>at pro účely vyhledávání</w:t>
      </w:r>
    </w:p>
    <w:p w:rsidRPr="003D6FCB" w:rsidR="00D062B5" w:rsidP="0088253A" w:rsidRDefault="0C2B3621" w14:paraId="2662787D" w14:textId="3CC90F86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Aptos" w:hAnsi="Aptos" w:eastAsia="Times New Roman" w:cs="Segoe UI"/>
          <w:kern w:val="0"/>
          <w:lang w:eastAsia="en-GB"/>
          <w14:ligatures w14:val="none"/>
        </w:rPr>
      </w:pPr>
      <w:r w:rsidRPr="003D6FCB">
        <w:rPr>
          <w:rFonts w:ascii="Aptos" w:hAnsi="Aptos" w:eastAsia="Times New Roman" w:cs="Segoe UI"/>
          <w:kern w:val="0"/>
          <w:lang w:eastAsia="en-GB"/>
          <w14:ligatures w14:val="none"/>
        </w:rPr>
        <w:t>Zachování/</w:t>
      </w:r>
      <w:r w:rsidRPr="003D6FCB" w:rsidR="0064766E">
        <w:rPr>
          <w:rFonts w:ascii="Aptos" w:hAnsi="Aptos" w:eastAsia="Times New Roman" w:cs="Segoe UI"/>
          <w:kern w:val="0"/>
          <w:lang w:eastAsia="en-GB"/>
          <w14:ligatures w14:val="none"/>
        </w:rPr>
        <w:t xml:space="preserve">Odmazání meziverze </w:t>
      </w:r>
      <w:r w:rsidRPr="003D6FCB" w:rsidR="5D04EA45">
        <w:rPr>
          <w:rFonts w:ascii="Aptos" w:hAnsi="Aptos" w:eastAsia="Times New Roman" w:cs="Segoe UI"/>
          <w:kern w:val="0"/>
          <w:lang w:eastAsia="en-GB"/>
          <w14:ligatures w14:val="none"/>
        </w:rPr>
        <w:t>metadat v AIP</w:t>
      </w:r>
    </w:p>
    <w:p w:rsidRPr="003D6FCB" w:rsidR="00D062B5" w:rsidP="0088253A" w:rsidRDefault="00D062B5" w14:paraId="607EC657" w14:textId="77777777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Aptos" w:hAnsi="Aptos" w:eastAsia="Times New Roman" w:cs="Segoe UI"/>
          <w:kern w:val="0"/>
          <w:lang w:eastAsia="en-GB"/>
          <w14:ligatures w14:val="none"/>
        </w:rPr>
      </w:pPr>
      <w:r w:rsidRPr="00A1443E"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>Záznam v transakčním logu IS NDA, včetně příp. chyb.</w:t>
      </w:r>
      <w:r w:rsidRPr="003D6FCB">
        <w:rPr>
          <w:rFonts w:ascii="Aptos" w:hAnsi="Aptos" w:eastAsia="Times New Roman" w:cs="Segoe UI"/>
          <w:color w:val="000000"/>
          <w:kern w:val="0"/>
          <w:lang w:eastAsia="en-GB"/>
          <w14:ligatures w14:val="none"/>
        </w:rPr>
        <w:t> </w:t>
      </w:r>
    </w:p>
    <w:p w:rsidRPr="003D6FCB" w:rsidR="1AF21E5C" w:rsidP="0088253A" w:rsidRDefault="1AF21E5C" w14:paraId="567242CE" w14:textId="6DAEDAEE">
      <w:pPr>
        <w:numPr>
          <w:ilvl w:val="0"/>
          <w:numId w:val="23"/>
        </w:numPr>
        <w:spacing w:after="0" w:line="240" w:lineRule="auto"/>
        <w:ind w:left="360" w:firstLine="0"/>
        <w:rPr>
          <w:rFonts w:ascii="Aptos" w:hAnsi="Aptos" w:eastAsia="Times New Roman" w:cs="Segoe UI"/>
          <w:lang w:eastAsia="en-GB"/>
        </w:rPr>
      </w:pPr>
      <w:r w:rsidRPr="003D6FCB">
        <w:rPr>
          <w:rFonts w:ascii="Aptos" w:hAnsi="Aptos" w:eastAsia="Times New Roman" w:cs="Segoe UI"/>
          <w:color w:val="000000" w:themeColor="text1"/>
          <w:lang w:eastAsia="en-GB"/>
        </w:rPr>
        <w:t xml:space="preserve">Záznam </w:t>
      </w:r>
      <w:r w:rsidR="0098492D">
        <w:rPr>
          <w:rFonts w:ascii="Aptos" w:hAnsi="Aptos" w:eastAsia="Times New Roman" w:cs="Segoe UI"/>
          <w:color w:val="000000" w:themeColor="text1"/>
          <w:lang w:eastAsia="en-GB"/>
        </w:rPr>
        <w:t xml:space="preserve">metadat </w:t>
      </w:r>
      <w:r w:rsidRPr="003D6FCB">
        <w:rPr>
          <w:rFonts w:ascii="Aptos" w:hAnsi="Aptos" w:eastAsia="Times New Roman" w:cs="Segoe UI"/>
          <w:color w:val="000000" w:themeColor="text1"/>
          <w:lang w:eastAsia="en-GB"/>
        </w:rPr>
        <w:t>v premis.xml</w:t>
      </w:r>
    </w:p>
    <w:p w:rsidRPr="003D6FCB" w:rsidR="00D062B5" w:rsidP="00D062B5" w:rsidRDefault="00D062B5" w14:paraId="4E2E86DE" w14:textId="77777777">
      <w:pPr>
        <w:spacing w:after="0" w:line="240" w:lineRule="auto"/>
        <w:ind w:left="360"/>
        <w:textAlignment w:val="baseline"/>
        <w:rPr>
          <w:rFonts w:ascii="Aptos" w:hAnsi="Aptos" w:eastAsia="Times New Roman" w:cs="Segoe UI"/>
          <w:kern w:val="0"/>
          <w:lang w:eastAsia="en-GB"/>
          <w14:ligatures w14:val="none"/>
        </w:rPr>
      </w:pPr>
    </w:p>
    <w:p w:rsidR="00F06DD9" w:rsidP="00F06DD9" w:rsidRDefault="00F06DD9" w14:paraId="33FDC5DA" w14:textId="77777777"/>
    <w:p w:rsidR="00F06DD9" w:rsidP="0088253A" w:rsidRDefault="00F06DD9" w14:paraId="299C051A" w14:textId="760790AF">
      <w:pPr>
        <w:pStyle w:val="Nadpis2"/>
      </w:pPr>
      <w:r>
        <w:t>Otevřené otázky / poznámky</w:t>
      </w:r>
    </w:p>
    <w:p w:rsidRPr="00FA1919" w:rsidR="00AA1163" w:rsidP="00F06DD9" w:rsidRDefault="00F06DD9" w14:paraId="113EDB2C" w14:textId="1A9A3007">
      <w:pPr>
        <w:rPr>
          <w:i/>
          <w:iCs/>
        </w:rPr>
      </w:pPr>
      <w:r w:rsidRPr="00D3435B">
        <w:rPr>
          <w:i/>
          <w:iCs/>
        </w:rPr>
        <w:t>Úkoly k doplnění, nejasnosti, předpoklady do budoucna.</w:t>
      </w:r>
    </w:p>
    <w:sectPr w:rsidRPr="00FA1919" w:rsidR="00AA116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H" w:author="Hanuš Jan" w:date="2026-04-07T13:21:00Z" w:id="0">
    <w:p w:rsidR="00AF579A" w:rsidP="00AF579A" w:rsidRDefault="00AF579A" w14:paraId="65AB8F64" w14:textId="77777777">
      <w:r>
        <w:rPr>
          <w:rStyle w:val="CommentReference"/>
        </w:rPr>
        <w:annotationRef/>
      </w:r>
      <w:r>
        <w:t>Rozmyslet přístup: metadatový soubor a metadatový záznam v db</w:t>
      </w:r>
    </w:p>
  </w:comment>
  <w:comment w:initials="GM" w:author="Guest  Rechtorik Martin" w:date="2026-04-09T11:49:00Z" w:id="1">
    <w:p w:rsidR="0047774F" w:rsidRDefault="00000000" w14:paraId="715BBCD7" w14:textId="34FDDA11">
      <w:r>
        <w:rPr>
          <w:rStyle w:val="CommentReference"/>
        </w:rPr>
        <w:annotationRef/>
      </w:r>
      <w:r w:rsidRPr="08D2CC6D">
        <w:t>Pokusil jsem záležitost zpřehlednit.</w:t>
      </w:r>
    </w:p>
  </w:comment>
  <w:comment w:initials="JH" w:author="Hanuš Jan" w:date="2026-04-09T13:55:00Z" w:id="2">
    <w:p w:rsidR="00AC16F6" w:rsidP="00AC16F6" w:rsidRDefault="00AC16F6" w14:paraId="1B3DDD41" w14:textId="77777777">
      <w:pPr>
        <w:pStyle w:val="Textkomente"/>
      </w:pPr>
      <w:r>
        <w:rPr>
          <w:rStyle w:val="CommentReference"/>
        </w:rPr>
        <w:annotationRef/>
      </w:r>
      <w:r>
        <w:t>Nezapomenout zahrnout informování PeVA.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AB8F64" w15:done="1"/>
  <w15:commentEx w15:paraId="715BBCD7" w15:paraIdParent="65AB8F64" w15:done="1"/>
  <w15:commentEx w15:paraId="1B3DDD4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C3A439" w16cex:dateUtc="2026-04-07T11:21:00Z"/>
  <w16cex:commentExtensible w16cex:durableId="7A9687C1" w16cex:dateUtc="2026-04-09T09:49:00Z"/>
  <w16cex:commentExtensible w16cex:durableId="3D30E67E" w16cex:dateUtc="2026-04-09T11:55:00Z">
    <w16cex:extLst>
      <w16:ext w16:uri="{CE6994B0-6A32-4C9F-8C6B-6E91EDA988CE}">
        <cr:reactions xmlns:cr="http://schemas.microsoft.com/office/comments/2020/reactions">
          <cr:reaction reactionType="1">
            <cr:reactionInfo dateUtc="2026-04-10T08:29:45Z">
              <cr:user userId="S::martin.rechtorik_na.gov.cz#ext#@iczgroup.onmicrosoft.com::53661ff5-b6ac-45cb-8fd4-736b64e137cb" userProvider="AD" userName="Guest  Rechtorik Marti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AB8F64" w16cid:durableId="4EC3A439"/>
  <w16cid:commentId w16cid:paraId="715BBCD7" w16cid:durableId="7A9687C1"/>
  <w16cid:commentId w16cid:paraId="1B3DDD41" w16cid:durableId="3D30E6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820"/>
    <w:multiLevelType w:val="hybridMultilevel"/>
    <w:tmpl w:val="C6403CA0"/>
    <w:lvl w:ilvl="0" w:tplc="4E22F9A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3E3858"/>
    <w:multiLevelType w:val="multilevel"/>
    <w:tmpl w:val="6AD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6AA5080"/>
    <w:multiLevelType w:val="multilevel"/>
    <w:tmpl w:val="E38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6D67F04"/>
    <w:multiLevelType w:val="hybridMultilevel"/>
    <w:tmpl w:val="3BD84C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5C68"/>
    <w:multiLevelType w:val="multilevel"/>
    <w:tmpl w:val="88D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5B8664D"/>
    <w:multiLevelType w:val="hybridMultilevel"/>
    <w:tmpl w:val="E1F646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652AF1"/>
    <w:multiLevelType w:val="multilevel"/>
    <w:tmpl w:val="15A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8317C6"/>
    <w:multiLevelType w:val="multilevel"/>
    <w:tmpl w:val="835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1356B89"/>
    <w:multiLevelType w:val="hybridMultilevel"/>
    <w:tmpl w:val="697E9AF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7671EC"/>
    <w:multiLevelType w:val="multilevel"/>
    <w:tmpl w:val="58D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A643B06"/>
    <w:multiLevelType w:val="hybridMultilevel"/>
    <w:tmpl w:val="0CA0C97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696827"/>
    <w:multiLevelType w:val="hybridMultilevel"/>
    <w:tmpl w:val="ECDA08A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1742F5"/>
    <w:multiLevelType w:val="hybridMultilevel"/>
    <w:tmpl w:val="84FAF1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F5D0D"/>
    <w:multiLevelType w:val="multilevel"/>
    <w:tmpl w:val="EBD8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28F70C8"/>
    <w:multiLevelType w:val="hybridMultilevel"/>
    <w:tmpl w:val="FBE6633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D33684"/>
    <w:multiLevelType w:val="multilevel"/>
    <w:tmpl w:val="568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F9B187D"/>
    <w:multiLevelType w:val="multilevel"/>
    <w:tmpl w:val="769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08224A0"/>
    <w:multiLevelType w:val="hybridMultilevel"/>
    <w:tmpl w:val="B1BABC2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B492F7"/>
    <w:multiLevelType w:val="hybridMultilevel"/>
    <w:tmpl w:val="23FAB884"/>
    <w:lvl w:ilvl="0" w:tplc="17B25F0E">
      <w:start w:val="1"/>
      <w:numFmt w:val="upperLetter"/>
      <w:lvlText w:val="%1)"/>
      <w:lvlJc w:val="left"/>
      <w:pPr>
        <w:ind w:left="720" w:hanging="360"/>
      </w:pPr>
    </w:lvl>
    <w:lvl w:ilvl="1" w:tplc="FC7A6FB8">
      <w:start w:val="1"/>
      <w:numFmt w:val="lowerLetter"/>
      <w:lvlText w:val="%2."/>
      <w:lvlJc w:val="left"/>
      <w:pPr>
        <w:ind w:left="1440" w:hanging="360"/>
      </w:pPr>
    </w:lvl>
    <w:lvl w:ilvl="2" w:tplc="5720E1DC">
      <w:start w:val="1"/>
      <w:numFmt w:val="lowerRoman"/>
      <w:lvlText w:val="%3."/>
      <w:lvlJc w:val="right"/>
      <w:pPr>
        <w:ind w:left="2160" w:hanging="180"/>
      </w:pPr>
    </w:lvl>
    <w:lvl w:ilvl="3" w:tplc="69125FB4">
      <w:start w:val="1"/>
      <w:numFmt w:val="decimal"/>
      <w:lvlText w:val="%4."/>
      <w:lvlJc w:val="left"/>
      <w:pPr>
        <w:ind w:left="2880" w:hanging="360"/>
      </w:pPr>
    </w:lvl>
    <w:lvl w:ilvl="4" w:tplc="16E24BB6">
      <w:start w:val="1"/>
      <w:numFmt w:val="lowerLetter"/>
      <w:lvlText w:val="%5."/>
      <w:lvlJc w:val="left"/>
      <w:pPr>
        <w:ind w:left="3600" w:hanging="360"/>
      </w:pPr>
    </w:lvl>
    <w:lvl w:ilvl="5" w:tplc="13C6F4B2">
      <w:start w:val="1"/>
      <w:numFmt w:val="lowerRoman"/>
      <w:lvlText w:val="%6."/>
      <w:lvlJc w:val="right"/>
      <w:pPr>
        <w:ind w:left="4320" w:hanging="180"/>
      </w:pPr>
    </w:lvl>
    <w:lvl w:ilvl="6" w:tplc="DB0CD4E4">
      <w:start w:val="1"/>
      <w:numFmt w:val="decimal"/>
      <w:lvlText w:val="%7."/>
      <w:lvlJc w:val="left"/>
      <w:pPr>
        <w:ind w:left="5040" w:hanging="360"/>
      </w:pPr>
    </w:lvl>
    <w:lvl w:ilvl="7" w:tplc="D2E423AC">
      <w:start w:val="1"/>
      <w:numFmt w:val="lowerLetter"/>
      <w:lvlText w:val="%8."/>
      <w:lvlJc w:val="left"/>
      <w:pPr>
        <w:ind w:left="5760" w:hanging="360"/>
      </w:pPr>
    </w:lvl>
    <w:lvl w:ilvl="8" w:tplc="DAE8807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24D20"/>
    <w:multiLevelType w:val="multilevel"/>
    <w:tmpl w:val="FE2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C803113"/>
    <w:multiLevelType w:val="multilevel"/>
    <w:tmpl w:val="A78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754F1F89"/>
    <w:multiLevelType w:val="multilevel"/>
    <w:tmpl w:val="0EB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762F2EE4"/>
    <w:multiLevelType w:val="multilevel"/>
    <w:tmpl w:val="4BF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D4B6F80"/>
    <w:multiLevelType w:val="hybridMultilevel"/>
    <w:tmpl w:val="8CA6551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D9104B0"/>
    <w:multiLevelType w:val="multilevel"/>
    <w:tmpl w:val="26B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15179243">
    <w:abstractNumId w:val="7"/>
  </w:num>
  <w:num w:numId="2" w16cid:durableId="1146774653">
    <w:abstractNumId w:val="25"/>
  </w:num>
  <w:num w:numId="3" w16cid:durableId="1265769559">
    <w:abstractNumId w:val="33"/>
  </w:num>
  <w:num w:numId="4" w16cid:durableId="1387217001">
    <w:abstractNumId w:val="35"/>
  </w:num>
  <w:num w:numId="5" w16cid:durableId="1396853299">
    <w:abstractNumId w:val="3"/>
  </w:num>
  <w:num w:numId="6" w16cid:durableId="1476217978">
    <w:abstractNumId w:val="18"/>
  </w:num>
  <w:num w:numId="7" w16cid:durableId="1612009968">
    <w:abstractNumId w:val="26"/>
  </w:num>
  <w:num w:numId="8" w16cid:durableId="1693650912">
    <w:abstractNumId w:val="12"/>
  </w:num>
  <w:num w:numId="9" w16cid:durableId="1736775682">
    <w:abstractNumId w:val="11"/>
  </w:num>
  <w:num w:numId="10" w16cid:durableId="1765540226">
    <w:abstractNumId w:val="4"/>
  </w:num>
  <w:num w:numId="11" w16cid:durableId="1825973731">
    <w:abstractNumId w:val="20"/>
  </w:num>
  <w:num w:numId="12" w16cid:durableId="1877037291">
    <w:abstractNumId w:val="37"/>
  </w:num>
  <w:num w:numId="13" w16cid:durableId="1882089323">
    <w:abstractNumId w:val="31"/>
  </w:num>
  <w:num w:numId="14" w16cid:durableId="1892573121">
    <w:abstractNumId w:val="22"/>
  </w:num>
  <w:num w:numId="15" w16cid:durableId="1957369088">
    <w:abstractNumId w:val="32"/>
  </w:num>
  <w:num w:numId="16" w16cid:durableId="2024815515">
    <w:abstractNumId w:val="9"/>
  </w:num>
  <w:num w:numId="17" w16cid:durableId="2098479467">
    <w:abstractNumId w:val="6"/>
  </w:num>
  <w:num w:numId="18" w16cid:durableId="2104256727">
    <w:abstractNumId w:val="16"/>
  </w:num>
  <w:num w:numId="19" w16cid:durableId="2110462791">
    <w:abstractNumId w:val="15"/>
  </w:num>
  <w:num w:numId="20" w16cid:durableId="226842454">
    <w:abstractNumId w:val="36"/>
  </w:num>
  <w:num w:numId="21" w16cid:durableId="249315883">
    <w:abstractNumId w:val="0"/>
  </w:num>
  <w:num w:numId="22" w16cid:durableId="30109985">
    <w:abstractNumId w:val="23"/>
  </w:num>
  <w:num w:numId="23" w16cid:durableId="356076847">
    <w:abstractNumId w:val="10"/>
  </w:num>
  <w:num w:numId="24" w16cid:durableId="438260447">
    <w:abstractNumId w:val="28"/>
  </w:num>
  <w:num w:numId="25" w16cid:durableId="445664512">
    <w:abstractNumId w:val="5"/>
  </w:num>
  <w:num w:numId="26" w16cid:durableId="469977137">
    <w:abstractNumId w:val="13"/>
  </w:num>
  <w:num w:numId="27" w16cid:durableId="529145473">
    <w:abstractNumId w:val="19"/>
  </w:num>
  <w:num w:numId="28" w16cid:durableId="649679731">
    <w:abstractNumId w:val="24"/>
  </w:num>
  <w:num w:numId="29" w16cid:durableId="695011103">
    <w:abstractNumId w:val="27"/>
  </w:num>
  <w:num w:numId="30" w16cid:durableId="713699964">
    <w:abstractNumId w:val="1"/>
  </w:num>
  <w:num w:numId="31" w16cid:durableId="715936437">
    <w:abstractNumId w:val="14"/>
  </w:num>
  <w:num w:numId="32" w16cid:durableId="732896805">
    <w:abstractNumId w:val="34"/>
  </w:num>
  <w:num w:numId="33" w16cid:durableId="74280601">
    <w:abstractNumId w:val="2"/>
  </w:num>
  <w:num w:numId="34" w16cid:durableId="77100577">
    <w:abstractNumId w:val="17"/>
  </w:num>
  <w:num w:numId="35" w16cid:durableId="831725566">
    <w:abstractNumId w:val="8"/>
  </w:num>
  <w:num w:numId="36" w16cid:durableId="8456261">
    <w:abstractNumId w:val="38"/>
  </w:num>
  <w:num w:numId="37" w16cid:durableId="930744978">
    <w:abstractNumId w:val="30"/>
  </w:num>
  <w:num w:numId="38" w16cid:durableId="972321927">
    <w:abstractNumId w:val="21"/>
  </w:num>
  <w:num w:numId="39" w16cid:durableId="1977101171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uš Jan">
    <w15:presenceInfo w15:providerId="AD" w15:userId="S::Jan.Hanus@i.cz::551fc84e-4ef7-47de-9019-0bb317ac4c6f"/>
  </w15:person>
  <w15:person w15:author="Guest  Rechtorik Martin">
    <w15:presenceInfo w15:providerId="AD" w15:userId="S::martin.rechtorik_na.gov.cz#ext#@iczgroup.onmicrosoft.com::53661ff5-b6ac-45cb-8fd4-736b64e137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DD9"/>
    <w:rsid w:val="00007526"/>
    <w:rsid w:val="0002457C"/>
    <w:rsid w:val="0003000C"/>
    <w:rsid w:val="00042D9D"/>
    <w:rsid w:val="000551D6"/>
    <w:rsid w:val="00056ECA"/>
    <w:rsid w:val="00067A1E"/>
    <w:rsid w:val="000706E5"/>
    <w:rsid w:val="00080307"/>
    <w:rsid w:val="00093CDE"/>
    <w:rsid w:val="000A4394"/>
    <w:rsid w:val="000E53F1"/>
    <w:rsid w:val="000F0BD5"/>
    <w:rsid w:val="00102028"/>
    <w:rsid w:val="00103E88"/>
    <w:rsid w:val="00107638"/>
    <w:rsid w:val="00111CF0"/>
    <w:rsid w:val="0014045D"/>
    <w:rsid w:val="0014461A"/>
    <w:rsid w:val="00147892"/>
    <w:rsid w:val="00176B81"/>
    <w:rsid w:val="00177A79"/>
    <w:rsid w:val="001A7F57"/>
    <w:rsid w:val="001B41DA"/>
    <w:rsid w:val="001B495A"/>
    <w:rsid w:val="001C0ED2"/>
    <w:rsid w:val="001D3EC3"/>
    <w:rsid w:val="001E755E"/>
    <w:rsid w:val="002138B9"/>
    <w:rsid w:val="002304B6"/>
    <w:rsid w:val="00242A52"/>
    <w:rsid w:val="00243C7E"/>
    <w:rsid w:val="00252A87"/>
    <w:rsid w:val="00267FB3"/>
    <w:rsid w:val="00280C58"/>
    <w:rsid w:val="00283C68"/>
    <w:rsid w:val="00292E3F"/>
    <w:rsid w:val="00292EF8"/>
    <w:rsid w:val="002C22E6"/>
    <w:rsid w:val="002C433E"/>
    <w:rsid w:val="002D1616"/>
    <w:rsid w:val="002D21FA"/>
    <w:rsid w:val="002D4757"/>
    <w:rsid w:val="002F4292"/>
    <w:rsid w:val="002F751A"/>
    <w:rsid w:val="0030280F"/>
    <w:rsid w:val="003054BC"/>
    <w:rsid w:val="003160B7"/>
    <w:rsid w:val="00371E42"/>
    <w:rsid w:val="003965BA"/>
    <w:rsid w:val="003B1F09"/>
    <w:rsid w:val="003B36D4"/>
    <w:rsid w:val="003B5B5E"/>
    <w:rsid w:val="003C4386"/>
    <w:rsid w:val="003C78B7"/>
    <w:rsid w:val="003D6FCB"/>
    <w:rsid w:val="003E766A"/>
    <w:rsid w:val="004141C4"/>
    <w:rsid w:val="00425802"/>
    <w:rsid w:val="00431768"/>
    <w:rsid w:val="00433413"/>
    <w:rsid w:val="004404CB"/>
    <w:rsid w:val="0044319D"/>
    <w:rsid w:val="004503C8"/>
    <w:rsid w:val="00456D63"/>
    <w:rsid w:val="004624B8"/>
    <w:rsid w:val="00475FF8"/>
    <w:rsid w:val="0047774F"/>
    <w:rsid w:val="004B298A"/>
    <w:rsid w:val="00523C73"/>
    <w:rsid w:val="00526C0C"/>
    <w:rsid w:val="005305EC"/>
    <w:rsid w:val="00530ECA"/>
    <w:rsid w:val="00531E53"/>
    <w:rsid w:val="00546BAB"/>
    <w:rsid w:val="005471DA"/>
    <w:rsid w:val="0054761D"/>
    <w:rsid w:val="00552B3F"/>
    <w:rsid w:val="005553F7"/>
    <w:rsid w:val="00556051"/>
    <w:rsid w:val="00566C00"/>
    <w:rsid w:val="00572282"/>
    <w:rsid w:val="005802D5"/>
    <w:rsid w:val="00597A12"/>
    <w:rsid w:val="005C1EFA"/>
    <w:rsid w:val="005C51EB"/>
    <w:rsid w:val="005D52F1"/>
    <w:rsid w:val="005F0094"/>
    <w:rsid w:val="00606448"/>
    <w:rsid w:val="00610751"/>
    <w:rsid w:val="00614423"/>
    <w:rsid w:val="006306CD"/>
    <w:rsid w:val="00644C2F"/>
    <w:rsid w:val="0064530C"/>
    <w:rsid w:val="006474FB"/>
    <w:rsid w:val="0064766E"/>
    <w:rsid w:val="0068D2F9"/>
    <w:rsid w:val="00697825"/>
    <w:rsid w:val="006B0687"/>
    <w:rsid w:val="006B1FE5"/>
    <w:rsid w:val="006C0126"/>
    <w:rsid w:val="006C0B50"/>
    <w:rsid w:val="006F6C18"/>
    <w:rsid w:val="00702E5A"/>
    <w:rsid w:val="007114A1"/>
    <w:rsid w:val="00722B8E"/>
    <w:rsid w:val="00722E5A"/>
    <w:rsid w:val="00776CAF"/>
    <w:rsid w:val="00793A3A"/>
    <w:rsid w:val="007B0CE1"/>
    <w:rsid w:val="007B3B0C"/>
    <w:rsid w:val="007C78E7"/>
    <w:rsid w:val="00817706"/>
    <w:rsid w:val="00841938"/>
    <w:rsid w:val="0086114E"/>
    <w:rsid w:val="00871574"/>
    <w:rsid w:val="008721C9"/>
    <w:rsid w:val="008743AE"/>
    <w:rsid w:val="00876767"/>
    <w:rsid w:val="0088253A"/>
    <w:rsid w:val="008840E7"/>
    <w:rsid w:val="0088743F"/>
    <w:rsid w:val="00892507"/>
    <w:rsid w:val="008C396F"/>
    <w:rsid w:val="008C46BB"/>
    <w:rsid w:val="008C568A"/>
    <w:rsid w:val="008D00BE"/>
    <w:rsid w:val="008F75B0"/>
    <w:rsid w:val="0090053C"/>
    <w:rsid w:val="00903918"/>
    <w:rsid w:val="009074B4"/>
    <w:rsid w:val="00926398"/>
    <w:rsid w:val="0093036C"/>
    <w:rsid w:val="00933CFD"/>
    <w:rsid w:val="00952C3F"/>
    <w:rsid w:val="009674F9"/>
    <w:rsid w:val="0098492D"/>
    <w:rsid w:val="0099543A"/>
    <w:rsid w:val="009A4F0C"/>
    <w:rsid w:val="009A7DC6"/>
    <w:rsid w:val="009C088C"/>
    <w:rsid w:val="009E1CC6"/>
    <w:rsid w:val="009E611D"/>
    <w:rsid w:val="00A03510"/>
    <w:rsid w:val="00A33336"/>
    <w:rsid w:val="00A43163"/>
    <w:rsid w:val="00A43CDB"/>
    <w:rsid w:val="00A47998"/>
    <w:rsid w:val="00A5015E"/>
    <w:rsid w:val="00A55AB5"/>
    <w:rsid w:val="00A70A8D"/>
    <w:rsid w:val="00A74FFE"/>
    <w:rsid w:val="00AA1163"/>
    <w:rsid w:val="00AA70D4"/>
    <w:rsid w:val="00AC16F6"/>
    <w:rsid w:val="00AC2227"/>
    <w:rsid w:val="00AC3C90"/>
    <w:rsid w:val="00AC3DE7"/>
    <w:rsid w:val="00AD0CE0"/>
    <w:rsid w:val="00AE6DE3"/>
    <w:rsid w:val="00AF1378"/>
    <w:rsid w:val="00AF5234"/>
    <w:rsid w:val="00AF579A"/>
    <w:rsid w:val="00AF5B96"/>
    <w:rsid w:val="00AF5E20"/>
    <w:rsid w:val="00B02E08"/>
    <w:rsid w:val="00B1681A"/>
    <w:rsid w:val="00B20AA6"/>
    <w:rsid w:val="00B51A23"/>
    <w:rsid w:val="00B566EE"/>
    <w:rsid w:val="00B73027"/>
    <w:rsid w:val="00B76B7E"/>
    <w:rsid w:val="00B80AB0"/>
    <w:rsid w:val="00B82366"/>
    <w:rsid w:val="00BB2C07"/>
    <w:rsid w:val="00BB77A6"/>
    <w:rsid w:val="00BD0CC3"/>
    <w:rsid w:val="00BD6AB1"/>
    <w:rsid w:val="00BE4C26"/>
    <w:rsid w:val="00C00929"/>
    <w:rsid w:val="00C239F1"/>
    <w:rsid w:val="00C52143"/>
    <w:rsid w:val="00C57C4A"/>
    <w:rsid w:val="00C60663"/>
    <w:rsid w:val="00C60805"/>
    <w:rsid w:val="00C92CE7"/>
    <w:rsid w:val="00CA1001"/>
    <w:rsid w:val="00CA5885"/>
    <w:rsid w:val="00CA60F1"/>
    <w:rsid w:val="00CB2E10"/>
    <w:rsid w:val="00CB3865"/>
    <w:rsid w:val="00CE6E38"/>
    <w:rsid w:val="00CF42EB"/>
    <w:rsid w:val="00D062B5"/>
    <w:rsid w:val="00D1081D"/>
    <w:rsid w:val="00D23E22"/>
    <w:rsid w:val="00D26EE4"/>
    <w:rsid w:val="00D3435B"/>
    <w:rsid w:val="00D36818"/>
    <w:rsid w:val="00D55E5E"/>
    <w:rsid w:val="00D56D97"/>
    <w:rsid w:val="00D62DDD"/>
    <w:rsid w:val="00D633E4"/>
    <w:rsid w:val="00D72872"/>
    <w:rsid w:val="00D735D3"/>
    <w:rsid w:val="00D802D6"/>
    <w:rsid w:val="00D82904"/>
    <w:rsid w:val="00D92915"/>
    <w:rsid w:val="00DC61EE"/>
    <w:rsid w:val="00DF615A"/>
    <w:rsid w:val="00E11B3F"/>
    <w:rsid w:val="00E26920"/>
    <w:rsid w:val="00E719BE"/>
    <w:rsid w:val="00E75AC5"/>
    <w:rsid w:val="00E95FE0"/>
    <w:rsid w:val="00EA4627"/>
    <w:rsid w:val="00EC066E"/>
    <w:rsid w:val="00EC2EBB"/>
    <w:rsid w:val="00ED2F1C"/>
    <w:rsid w:val="00ED358C"/>
    <w:rsid w:val="00EF1103"/>
    <w:rsid w:val="00F02DF0"/>
    <w:rsid w:val="00F06DD9"/>
    <w:rsid w:val="00F12F4F"/>
    <w:rsid w:val="00F1500A"/>
    <w:rsid w:val="00F16FF0"/>
    <w:rsid w:val="00F225A4"/>
    <w:rsid w:val="00F41FC6"/>
    <w:rsid w:val="00F421CE"/>
    <w:rsid w:val="00F64E57"/>
    <w:rsid w:val="00FA1919"/>
    <w:rsid w:val="00FA6F6F"/>
    <w:rsid w:val="00FB5B6A"/>
    <w:rsid w:val="00FB704C"/>
    <w:rsid w:val="00FC7594"/>
    <w:rsid w:val="00FD460A"/>
    <w:rsid w:val="00FE2252"/>
    <w:rsid w:val="00FE491F"/>
    <w:rsid w:val="01001738"/>
    <w:rsid w:val="01008A59"/>
    <w:rsid w:val="0103A8EC"/>
    <w:rsid w:val="02175793"/>
    <w:rsid w:val="024EAA51"/>
    <w:rsid w:val="038C12C8"/>
    <w:rsid w:val="04B622B2"/>
    <w:rsid w:val="04DBCF37"/>
    <w:rsid w:val="053BC345"/>
    <w:rsid w:val="083ED2D5"/>
    <w:rsid w:val="08562FCD"/>
    <w:rsid w:val="08A5F27C"/>
    <w:rsid w:val="08C89BDC"/>
    <w:rsid w:val="08DACE8A"/>
    <w:rsid w:val="0A189168"/>
    <w:rsid w:val="0B724A8E"/>
    <w:rsid w:val="0BA7B241"/>
    <w:rsid w:val="0C2B3621"/>
    <w:rsid w:val="0CE34DDC"/>
    <w:rsid w:val="0CE5F603"/>
    <w:rsid w:val="0CEBAD2B"/>
    <w:rsid w:val="0D1CE8D3"/>
    <w:rsid w:val="0D236511"/>
    <w:rsid w:val="0D41440B"/>
    <w:rsid w:val="0E18D90D"/>
    <w:rsid w:val="0E63EDC3"/>
    <w:rsid w:val="0F55A2B4"/>
    <w:rsid w:val="0FE86B3D"/>
    <w:rsid w:val="1032E802"/>
    <w:rsid w:val="1050965B"/>
    <w:rsid w:val="1077A3F0"/>
    <w:rsid w:val="1116146E"/>
    <w:rsid w:val="11C87364"/>
    <w:rsid w:val="11F43C50"/>
    <w:rsid w:val="121990A2"/>
    <w:rsid w:val="1280ECDE"/>
    <w:rsid w:val="129712F8"/>
    <w:rsid w:val="12A34556"/>
    <w:rsid w:val="138F91EC"/>
    <w:rsid w:val="14485D5A"/>
    <w:rsid w:val="1455B062"/>
    <w:rsid w:val="1481C29B"/>
    <w:rsid w:val="14CA75D2"/>
    <w:rsid w:val="14EDB232"/>
    <w:rsid w:val="15F7A074"/>
    <w:rsid w:val="165BBD14"/>
    <w:rsid w:val="172395E7"/>
    <w:rsid w:val="17BDDC88"/>
    <w:rsid w:val="17C692BF"/>
    <w:rsid w:val="190435BA"/>
    <w:rsid w:val="194FBB8D"/>
    <w:rsid w:val="19586FF9"/>
    <w:rsid w:val="196E162E"/>
    <w:rsid w:val="1992236E"/>
    <w:rsid w:val="1A056564"/>
    <w:rsid w:val="1A06071E"/>
    <w:rsid w:val="1A703B51"/>
    <w:rsid w:val="1AEBF2EA"/>
    <w:rsid w:val="1AF21E5C"/>
    <w:rsid w:val="1B9FAFD4"/>
    <w:rsid w:val="1BB78210"/>
    <w:rsid w:val="1BBF37C5"/>
    <w:rsid w:val="1BF0C0DA"/>
    <w:rsid w:val="1BF7DEE1"/>
    <w:rsid w:val="1C1D9925"/>
    <w:rsid w:val="1C37F851"/>
    <w:rsid w:val="1C44A725"/>
    <w:rsid w:val="1C64DBBA"/>
    <w:rsid w:val="1C6C95D3"/>
    <w:rsid w:val="1C78FB68"/>
    <w:rsid w:val="1D6C2013"/>
    <w:rsid w:val="1DAE85A3"/>
    <w:rsid w:val="1DFC13B9"/>
    <w:rsid w:val="1E18280B"/>
    <w:rsid w:val="1F4AAE1C"/>
    <w:rsid w:val="1F87C417"/>
    <w:rsid w:val="1FB500B1"/>
    <w:rsid w:val="1FC8EF0B"/>
    <w:rsid w:val="2000F962"/>
    <w:rsid w:val="20240EEB"/>
    <w:rsid w:val="203531B2"/>
    <w:rsid w:val="21C79045"/>
    <w:rsid w:val="230C5DAE"/>
    <w:rsid w:val="235BC031"/>
    <w:rsid w:val="23901C15"/>
    <w:rsid w:val="23A0F539"/>
    <w:rsid w:val="23DBE842"/>
    <w:rsid w:val="2474A79D"/>
    <w:rsid w:val="24E1BAF7"/>
    <w:rsid w:val="2675DB79"/>
    <w:rsid w:val="26AA4050"/>
    <w:rsid w:val="275273CD"/>
    <w:rsid w:val="27684EDD"/>
    <w:rsid w:val="27BE3AB6"/>
    <w:rsid w:val="285371FE"/>
    <w:rsid w:val="285B9FDE"/>
    <w:rsid w:val="29E2DCD5"/>
    <w:rsid w:val="2B1BAD77"/>
    <w:rsid w:val="2B24E97F"/>
    <w:rsid w:val="2B728D52"/>
    <w:rsid w:val="2B829CEC"/>
    <w:rsid w:val="2BB878B2"/>
    <w:rsid w:val="2BE390D5"/>
    <w:rsid w:val="2BE989BF"/>
    <w:rsid w:val="2C7E8AA6"/>
    <w:rsid w:val="2CA7EB3A"/>
    <w:rsid w:val="2D33A758"/>
    <w:rsid w:val="2F940B4A"/>
    <w:rsid w:val="3012652A"/>
    <w:rsid w:val="303B84EC"/>
    <w:rsid w:val="3054671A"/>
    <w:rsid w:val="30BF8594"/>
    <w:rsid w:val="30C5C189"/>
    <w:rsid w:val="30FE3982"/>
    <w:rsid w:val="3250E177"/>
    <w:rsid w:val="325C5B79"/>
    <w:rsid w:val="32CD6096"/>
    <w:rsid w:val="32DC3D4A"/>
    <w:rsid w:val="33065FFD"/>
    <w:rsid w:val="330988B2"/>
    <w:rsid w:val="338BEDA3"/>
    <w:rsid w:val="33E0E08B"/>
    <w:rsid w:val="34486208"/>
    <w:rsid w:val="344FB09B"/>
    <w:rsid w:val="34F95293"/>
    <w:rsid w:val="357C4843"/>
    <w:rsid w:val="359D176B"/>
    <w:rsid w:val="35E01D84"/>
    <w:rsid w:val="35F12FC1"/>
    <w:rsid w:val="366386C5"/>
    <w:rsid w:val="36A4249F"/>
    <w:rsid w:val="370AF316"/>
    <w:rsid w:val="3733C250"/>
    <w:rsid w:val="3738C14E"/>
    <w:rsid w:val="375FBB09"/>
    <w:rsid w:val="37F99D33"/>
    <w:rsid w:val="38012BEC"/>
    <w:rsid w:val="3976ECE1"/>
    <w:rsid w:val="3A9F1EA5"/>
    <w:rsid w:val="3AD96BCD"/>
    <w:rsid w:val="3B14F42E"/>
    <w:rsid w:val="3CE6B3A7"/>
    <w:rsid w:val="3CF261B9"/>
    <w:rsid w:val="3D60851A"/>
    <w:rsid w:val="3E4919E9"/>
    <w:rsid w:val="3E757077"/>
    <w:rsid w:val="3E878EB3"/>
    <w:rsid w:val="3EBF5F00"/>
    <w:rsid w:val="3F76E56E"/>
    <w:rsid w:val="3F79DE00"/>
    <w:rsid w:val="3FA508DE"/>
    <w:rsid w:val="40C35F2B"/>
    <w:rsid w:val="410F162E"/>
    <w:rsid w:val="414C2A7E"/>
    <w:rsid w:val="42123739"/>
    <w:rsid w:val="426EB459"/>
    <w:rsid w:val="42F0E820"/>
    <w:rsid w:val="4436F139"/>
    <w:rsid w:val="44C1EC95"/>
    <w:rsid w:val="4516786E"/>
    <w:rsid w:val="453A87DD"/>
    <w:rsid w:val="45A37BE8"/>
    <w:rsid w:val="45D4BF73"/>
    <w:rsid w:val="45E170C2"/>
    <w:rsid w:val="460F3232"/>
    <w:rsid w:val="46C1D730"/>
    <w:rsid w:val="47E14BB2"/>
    <w:rsid w:val="481A82E0"/>
    <w:rsid w:val="48E50CD8"/>
    <w:rsid w:val="495C1E1B"/>
    <w:rsid w:val="49657B41"/>
    <w:rsid w:val="49994431"/>
    <w:rsid w:val="4B46DE80"/>
    <w:rsid w:val="4B5CB5E1"/>
    <w:rsid w:val="4B9FF1C9"/>
    <w:rsid w:val="4BE28EA9"/>
    <w:rsid w:val="4C2ABE12"/>
    <w:rsid w:val="4C8106DC"/>
    <w:rsid w:val="4CBE35E6"/>
    <w:rsid w:val="4CDB4124"/>
    <w:rsid w:val="4DD946B4"/>
    <w:rsid w:val="4E70F902"/>
    <w:rsid w:val="4E8634BA"/>
    <w:rsid w:val="4ED21FFE"/>
    <w:rsid w:val="4F046375"/>
    <w:rsid w:val="4F6CD2CF"/>
    <w:rsid w:val="4FCB6E07"/>
    <w:rsid w:val="4FD9D22B"/>
    <w:rsid w:val="508657FE"/>
    <w:rsid w:val="515A5A22"/>
    <w:rsid w:val="51FAEF6E"/>
    <w:rsid w:val="529D5674"/>
    <w:rsid w:val="52B9E419"/>
    <w:rsid w:val="530968F5"/>
    <w:rsid w:val="53E97886"/>
    <w:rsid w:val="54376D85"/>
    <w:rsid w:val="54780EFB"/>
    <w:rsid w:val="54CA7F95"/>
    <w:rsid w:val="558CB845"/>
    <w:rsid w:val="56257C29"/>
    <w:rsid w:val="564ECB7D"/>
    <w:rsid w:val="569C4DBD"/>
    <w:rsid w:val="582138DD"/>
    <w:rsid w:val="587171AA"/>
    <w:rsid w:val="588E60B7"/>
    <w:rsid w:val="58D2F5C7"/>
    <w:rsid w:val="58F1FDCB"/>
    <w:rsid w:val="5911B5AC"/>
    <w:rsid w:val="5987CAD7"/>
    <w:rsid w:val="59AFD47A"/>
    <w:rsid w:val="5B8AC7F7"/>
    <w:rsid w:val="5BE864A5"/>
    <w:rsid w:val="5D04EA45"/>
    <w:rsid w:val="5D7B77CD"/>
    <w:rsid w:val="5E9FDE39"/>
    <w:rsid w:val="5FAAC538"/>
    <w:rsid w:val="5FB9F51C"/>
    <w:rsid w:val="60036C05"/>
    <w:rsid w:val="6011ADFB"/>
    <w:rsid w:val="60C0DE39"/>
    <w:rsid w:val="60DE5364"/>
    <w:rsid w:val="61A81ABE"/>
    <w:rsid w:val="62B72BC1"/>
    <w:rsid w:val="62FBC5B8"/>
    <w:rsid w:val="6317A251"/>
    <w:rsid w:val="649AEE0E"/>
    <w:rsid w:val="64D568F4"/>
    <w:rsid w:val="6522CBDF"/>
    <w:rsid w:val="65275671"/>
    <w:rsid w:val="655D0D18"/>
    <w:rsid w:val="657E3CAB"/>
    <w:rsid w:val="6606DD84"/>
    <w:rsid w:val="66DD2801"/>
    <w:rsid w:val="66ECEA91"/>
    <w:rsid w:val="66EE2907"/>
    <w:rsid w:val="67224C69"/>
    <w:rsid w:val="67245844"/>
    <w:rsid w:val="689E785C"/>
    <w:rsid w:val="68E069D7"/>
    <w:rsid w:val="68F3AB91"/>
    <w:rsid w:val="69A4BBDB"/>
    <w:rsid w:val="6A02AC75"/>
    <w:rsid w:val="6A89DA71"/>
    <w:rsid w:val="6AB1B202"/>
    <w:rsid w:val="6B9D30EE"/>
    <w:rsid w:val="6CB24F13"/>
    <w:rsid w:val="6CB61733"/>
    <w:rsid w:val="6CF7A8D2"/>
    <w:rsid w:val="6DAD5EDE"/>
    <w:rsid w:val="6E795D92"/>
    <w:rsid w:val="6F05CCB6"/>
    <w:rsid w:val="6FAF7094"/>
    <w:rsid w:val="6FC568AA"/>
    <w:rsid w:val="703C9E31"/>
    <w:rsid w:val="70AA5089"/>
    <w:rsid w:val="726C7E0C"/>
    <w:rsid w:val="7292B091"/>
    <w:rsid w:val="7329F810"/>
    <w:rsid w:val="7355C26E"/>
    <w:rsid w:val="7392FEB1"/>
    <w:rsid w:val="740A3CDC"/>
    <w:rsid w:val="740E3626"/>
    <w:rsid w:val="743D62D9"/>
    <w:rsid w:val="74C8EAD5"/>
    <w:rsid w:val="74CD280D"/>
    <w:rsid w:val="7534380D"/>
    <w:rsid w:val="753B62B2"/>
    <w:rsid w:val="757F69F6"/>
    <w:rsid w:val="759B2447"/>
    <w:rsid w:val="7827FAFB"/>
    <w:rsid w:val="794503E5"/>
    <w:rsid w:val="7991F0C0"/>
    <w:rsid w:val="7997C10D"/>
    <w:rsid w:val="7A06EFBA"/>
    <w:rsid w:val="7A7B2C10"/>
    <w:rsid w:val="7A8EF362"/>
    <w:rsid w:val="7AB1A5DE"/>
    <w:rsid w:val="7B2C1F79"/>
    <w:rsid w:val="7D37ECCB"/>
    <w:rsid w:val="7E8C3AA8"/>
    <w:rsid w:val="7E9AB044"/>
    <w:rsid w:val="7ED483CA"/>
    <w:rsid w:val="7EF58CF3"/>
    <w:rsid w:val="7F186955"/>
    <w:rsid w:val="7FFB8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4374E9BE-9001-4305-B327-5F5AEF9A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rsid w:val="00AA1163"/>
    <w:pPr>
      <w:keepNext/>
      <w:keepLines/>
      <w:numPr>
        <w:numId w:val="14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table" w:styleId="TableNormal" w:customStyle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komente">
    <w:name w:val="annotation text"/>
    <w:basedOn w:val="Normln"/>
    <w:link w:val="TextkomenteChar1"/>
    <w:uiPriority w:val="99"/>
    <w:unhideWhenUsed/>
    <w:rsid w:val="00AC16F6"/>
    <w:pPr>
      <w:spacing w:line="240" w:lineRule="auto"/>
    </w:pPr>
    <w:rPr>
      <w:sz w:val="20"/>
      <w:szCs w:val="20"/>
    </w:rPr>
  </w:style>
  <w:style w:type="character" w:styleId="TextkomenteChar1" w:customStyle="1">
    <w:name w:val="Text komentáře Char1"/>
    <w:basedOn w:val="Standardnpsmoodstavce"/>
    <w:link w:val="Textkomente"/>
    <w:uiPriority w:val="99"/>
    <w:rsid w:val="00AC16F6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1"/>
    <w:uiPriority w:val="99"/>
    <w:semiHidden/>
    <w:unhideWhenUsed/>
    <w:rsid w:val="00AC16F6"/>
    <w:rPr>
      <w:b/>
      <w:bCs/>
    </w:rPr>
  </w:style>
  <w:style w:type="character" w:styleId="PedmtkomenteChar1" w:customStyle="1">
    <w:name w:val="Předmět komentáře Char1"/>
    <w:basedOn w:val="TextkomenteChar1"/>
    <w:link w:val="Pedmtkomente"/>
    <w:uiPriority w:val="99"/>
    <w:semiHidden/>
    <w:rsid w:val="00AC16F6"/>
    <w:rPr>
      <w:b/>
      <w:bCs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normaltextrun" w:customStyle="1">
    <w:name w:val="normaltextrun"/>
    <w:basedOn w:val="Standardnpsmoodstavce"/>
    <w:rsid w:val="00892507"/>
  </w:style>
  <w:style w:type="character" w:styleId="eop" w:customStyle="1">
    <w:name w:val="eop"/>
    <w:basedOn w:val="Standardnpsmoodstavce"/>
    <w:rsid w:val="00892507"/>
  </w:style>
  <w:style w:type="paragraph" w:styleId="paragraph" w:customStyle="1">
    <w:name w:val="paragraph"/>
    <w:basedOn w:val="Normln"/>
    <w:rsid w:val="008925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GB" w:eastAsia="en-GB"/>
      <w14:ligatures w14:val="none"/>
    </w:rPr>
  </w:style>
  <w:style w:type="character" w:styleId="CommentReference" w:customStyle="1">
    <w:name w:val="Comment Reference"/>
    <w:basedOn w:val="Standardnpsmoodstavce"/>
    <w:uiPriority w:val="99"/>
    <w:semiHidden/>
    <w:unhideWhenUsed/>
    <w:rsid w:val="008840E7"/>
    <w:rPr>
      <w:sz w:val="16"/>
      <w:szCs w:val="16"/>
    </w:rPr>
  </w:style>
  <w:style w:type="character" w:styleId="Nadpis1Char" w:customStyle="1">
    <w:name w:val="Nadpis 1 Char"/>
    <w:basedOn w:val="Standardnpsmoodstavce"/>
    <w:uiPriority w:val="9"/>
    <w:rsid w:val="008825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uiPriority w:val="9"/>
    <w:rsid w:val="008825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uiPriority w:val="9"/>
    <w:rsid w:val="008825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uiPriority w:val="9"/>
    <w:semiHidden/>
    <w:rsid w:val="0088253A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uiPriority w:val="9"/>
    <w:semiHidden/>
    <w:rsid w:val="0088253A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uiPriority w:val="9"/>
    <w:semiHidden/>
    <w:rsid w:val="0088253A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uiPriority w:val="9"/>
    <w:semiHidden/>
    <w:rsid w:val="0088253A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uiPriority w:val="9"/>
    <w:semiHidden/>
    <w:rsid w:val="0088253A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uiPriority w:val="9"/>
    <w:semiHidden/>
    <w:rsid w:val="0088253A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uiPriority w:val="10"/>
    <w:rsid w:val="008825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uiPriority w:val="11"/>
    <w:rsid w:val="0088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Standardnpsmoodstavce"/>
    <w:uiPriority w:val="29"/>
    <w:rsid w:val="0088253A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uiPriority w:val="30"/>
    <w:rsid w:val="0088253A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Standardnpsmoodstavce"/>
    <w:uiPriority w:val="99"/>
    <w:rsid w:val="0088253A"/>
    <w:rPr>
      <w:sz w:val="20"/>
      <w:szCs w:val="20"/>
    </w:rPr>
  </w:style>
  <w:style w:type="character" w:styleId="PedmtkomenteChar" w:customStyle="1">
    <w:name w:val="Předmět komentáře Char"/>
    <w:basedOn w:val="TextkomenteChar"/>
    <w:uiPriority w:val="99"/>
    <w:semiHidden/>
    <w:rsid w:val="0088253A"/>
    <w:rPr>
      <w:b/>
      <w:bCs/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77F09-3CE4-4F14-9AFA-F7B823D49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10</revision>
  <dcterms:created xsi:type="dcterms:W3CDTF">2026-04-02T05:15:00.0000000Z</dcterms:created>
  <dcterms:modified xsi:type="dcterms:W3CDTF">2026-06-18T07:50:27.8268579Z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