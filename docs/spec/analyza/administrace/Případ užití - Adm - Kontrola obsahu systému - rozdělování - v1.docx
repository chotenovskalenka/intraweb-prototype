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1F7" w:rsidR="1665CB06" w:rsidP="05FC9CB3" w:rsidRDefault="1665CB06" w14:paraId="515C56EB" w14:textId="6EE19BBE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commentRangeStart w:id="99092723"/>
      <w:commentRangeStart w:id="1832543700"/>
      <w:r w:rsidRPr="05FC9CB3" w:rsidR="6627C208">
        <w:rPr>
          <w:rFonts w:ascii="Aptos Display" w:hAnsi="Aptos Display" w:eastAsia="Aptos Display" w:cs="Aptos Display"/>
        </w:rPr>
        <w:t>Název UC</w:t>
      </w:r>
    </w:p>
    <w:p w:rsidR="57FF76FE" w:rsidP="3A8C8C2D" w:rsidRDefault="57FF76FE" w14:paraId="34C873B3" w14:textId="71DD975E">
      <w:pPr>
        <w:rPr>
          <w:rFonts w:ascii="Aptos" w:hAnsi="Aptos" w:eastAsia="Aptos" w:cs="Aptos"/>
        </w:rPr>
      </w:pPr>
      <w:r w:rsidRPr="7CE4B44B" w:rsidR="57FF76FE">
        <w:rPr>
          <w:rFonts w:ascii="Aptos" w:hAnsi="Aptos" w:eastAsia="Aptos" w:cs="Aptos"/>
        </w:rPr>
        <w:t>Kontrola obsahu systému – Rozdělování / slučování AIP</w:t>
      </w:r>
      <w:commentRangeEnd w:id="99092723"/>
      <w:r>
        <w:rPr>
          <w:rStyle w:val="CommentReference"/>
        </w:rPr>
        <w:commentReference w:id="99092723"/>
      </w:r>
      <w:commentRangeEnd w:id="1832543700"/>
      <w:r>
        <w:rPr>
          <w:rStyle w:val="CommentReference"/>
        </w:rPr>
        <w:commentReference w:id="1832543700"/>
      </w:r>
    </w:p>
    <w:p w:rsidR="53D0D049" w:rsidP="3A18809F" w:rsidRDefault="49250D31" w14:paraId="1566E2CE" w14:textId="49FCD754">
      <w:pPr>
        <w:pStyle w:val="Odstavecseseznamem"/>
        <w:numPr>
          <w:ilvl w:val="0"/>
          <w:numId w:val="18"/>
        </w:numPr>
        <w:rPr>
          <w:rFonts w:ascii="Aptos" w:hAnsi="Aptos" w:eastAsia="Aptos" w:cs="Aptos"/>
          <w:color w:val="000000" w:themeColor="text1"/>
        </w:rPr>
      </w:pPr>
      <w:r w:rsidRPr="3A18809F">
        <w:rPr>
          <w:rFonts w:ascii="Aptos" w:hAnsi="Aptos" w:eastAsia="Aptos" w:cs="Aptos"/>
          <w:color w:val="000000" w:themeColor="text1"/>
        </w:rPr>
        <w:t>Souvisí s UC Dělení AIP</w:t>
      </w:r>
    </w:p>
    <w:p w:rsidRPr="00AA6CA8" w:rsidR="00AA6CA8" w:rsidP="00AA6CA8" w:rsidRDefault="00AA6CA8" w14:paraId="070458A3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7DE933D8" w14:textId="44DFA4BF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Identifikátor UC</w:t>
      </w:r>
    </w:p>
    <w:p w:rsidRPr="005C21F7" w:rsidR="007C1977" w:rsidP="03C996A2" w:rsidRDefault="007C1977" w14:paraId="34F25FF2" w14:textId="4A127790">
      <w:pPr>
        <w:rPr>
          <w:rFonts w:ascii="Aptos" w:hAnsi="Aptos" w:eastAsia="Aptos" w:cs="Aptos"/>
          <w:color w:val="000000" w:themeColor="text1"/>
        </w:rPr>
      </w:pPr>
      <w:r w:rsidRPr="3A18809F">
        <w:rPr>
          <w:rFonts w:ascii="Aptos" w:hAnsi="Aptos" w:eastAsia="Aptos" w:cs="Aptos"/>
          <w:color w:val="000000" w:themeColor="text1"/>
        </w:rPr>
        <w:t>ADM-</w:t>
      </w:r>
      <w:r w:rsidRPr="3A18809F" w:rsidR="7BC339A7">
        <w:rPr>
          <w:rFonts w:ascii="Aptos" w:hAnsi="Aptos" w:eastAsia="Aptos" w:cs="Aptos"/>
          <w:color w:val="000000" w:themeColor="text1"/>
        </w:rPr>
        <w:t>AIP</w:t>
      </w:r>
      <w:r w:rsidRPr="3A18809F" w:rsidR="4C11D98D">
        <w:rPr>
          <w:rFonts w:ascii="Aptos" w:hAnsi="Aptos" w:eastAsia="Aptos" w:cs="Aptos"/>
          <w:color w:val="000000" w:themeColor="text1"/>
        </w:rPr>
        <w:t>-</w:t>
      </w:r>
      <w:r w:rsidRPr="3A18809F" w:rsidR="5C7BBF9A">
        <w:rPr>
          <w:rFonts w:ascii="Aptos" w:hAnsi="Aptos" w:eastAsia="Aptos" w:cs="Aptos"/>
          <w:color w:val="000000" w:themeColor="text1"/>
        </w:rPr>
        <w:t>Transformace</w:t>
      </w:r>
    </w:p>
    <w:p w:rsidRPr="005C21F7" w:rsidR="004A3CC4" w:rsidP="53D0D049" w:rsidRDefault="004A3CC4" w14:paraId="1BECAFC1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678DD25C" w14:textId="47B592A5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Úroveň</w:t>
      </w:r>
    </w:p>
    <w:p w:rsidR="099D1C7A" w:rsidP="372A9302" w:rsidRDefault="099D1C7A" w14:paraId="27EDA762" w14:textId="6745E285">
      <w:pPr>
        <w:rPr>
          <w:rFonts w:ascii="Aptos" w:hAnsi="Aptos" w:eastAsia="Aptos" w:cs="Aptos"/>
          <w:color w:val="000000" w:themeColor="text1"/>
        </w:rPr>
      </w:pPr>
      <w:r w:rsidRPr="3A18809F">
        <w:rPr>
          <w:rFonts w:ascii="Aptos" w:hAnsi="Aptos" w:eastAsia="Aptos" w:cs="Aptos"/>
          <w:color w:val="000000" w:themeColor="text1"/>
        </w:rPr>
        <w:t>Primární</w:t>
      </w:r>
      <w:r w:rsidRPr="3A18809F" w:rsidR="222B803C">
        <w:rPr>
          <w:rFonts w:ascii="Aptos" w:hAnsi="Aptos" w:eastAsia="Aptos" w:cs="Aptos"/>
          <w:color w:val="000000" w:themeColor="text1"/>
        </w:rPr>
        <w:t xml:space="preserve"> </w:t>
      </w:r>
      <w:r w:rsidRPr="3A18809F" w:rsidR="19CE58E9">
        <w:rPr>
          <w:rFonts w:ascii="Aptos" w:hAnsi="Aptos" w:eastAsia="Aptos" w:cs="Aptos"/>
          <w:color w:val="000000" w:themeColor="text1"/>
        </w:rPr>
        <w:t>úkol</w:t>
      </w:r>
      <w:r w:rsidRPr="3A18809F" w:rsidR="302038B9">
        <w:rPr>
          <w:rFonts w:ascii="Aptos" w:hAnsi="Aptos" w:eastAsia="Aptos" w:cs="Aptos"/>
          <w:color w:val="000000" w:themeColor="text1"/>
        </w:rPr>
        <w:t xml:space="preserve"> </w:t>
      </w:r>
      <w:r w:rsidRPr="3A18809F" w:rsidR="35ECF089">
        <w:rPr>
          <w:rFonts w:ascii="Aptos" w:hAnsi="Aptos" w:eastAsia="Aptos" w:cs="Aptos"/>
          <w:color w:val="000000" w:themeColor="text1"/>
        </w:rPr>
        <w:t>FC A</w:t>
      </w:r>
      <w:r w:rsidRPr="3A18809F" w:rsidR="090D5C14">
        <w:rPr>
          <w:rFonts w:ascii="Aptos" w:hAnsi="Aptos" w:eastAsia="Aptos" w:cs="Aptos"/>
          <w:color w:val="000000" w:themeColor="text1"/>
        </w:rPr>
        <w:t>dministrace</w:t>
      </w:r>
    </w:p>
    <w:p w:rsidR="53D0D049" w:rsidP="3A18809F" w:rsidRDefault="33F04F2A" w14:paraId="32414A23" w14:textId="0BA87AE2">
      <w:pPr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(řízení změn struktury archivních balíčků AIP)</w:t>
      </w:r>
    </w:p>
    <w:p w:rsidRPr="005C21F7" w:rsidR="00AA6CA8" w:rsidP="3A18809F" w:rsidRDefault="00AA6CA8" w14:paraId="6E83441C" w14:textId="77777777"/>
    <w:p w:rsidRPr="005C21F7" w:rsidR="1665CB06" w:rsidP="05FC9CB3" w:rsidRDefault="1665CB06" w14:paraId="55EC82B7" w14:textId="262996AC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Aktéři</w:t>
      </w:r>
    </w:p>
    <w:p w:rsidRPr="005C21F7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>Primární:</w:t>
      </w:r>
    </w:p>
    <w:p w:rsidRPr="005C21F7" w:rsidR="777B3E31" w:rsidP="005D6931" w:rsidRDefault="777B3E31" w14:paraId="2370E583" w14:textId="29F31A95">
      <w:pPr>
        <w:pStyle w:val="Odstavecseseznamem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005C21F7">
        <w:rPr>
          <w:rFonts w:ascii="Aptos" w:hAnsi="Aptos" w:eastAsia="Aptos" w:cs="Aptos"/>
          <w:color w:val="000000" w:themeColor="text1"/>
        </w:rPr>
        <w:t xml:space="preserve">FC </w:t>
      </w:r>
      <w:r w:rsidRPr="005C21F7" w:rsidR="4251B6C0">
        <w:rPr>
          <w:rFonts w:ascii="Aptos" w:hAnsi="Aptos" w:eastAsia="Aptos" w:cs="Aptos"/>
          <w:color w:val="000000" w:themeColor="text1"/>
        </w:rPr>
        <w:t>Administrace</w:t>
      </w:r>
      <w:r w:rsidRPr="005C21F7" w:rsidR="1840EE9F">
        <w:rPr>
          <w:rFonts w:ascii="Aptos" w:hAnsi="Aptos" w:eastAsia="Aptos" w:cs="Aptos"/>
          <w:color w:val="000000" w:themeColor="text1"/>
        </w:rPr>
        <w:t xml:space="preserve">, příp. </w:t>
      </w:r>
      <w:r w:rsidRPr="005C21F7" w:rsidR="35070BD6">
        <w:rPr>
          <w:rFonts w:ascii="Aptos" w:hAnsi="Aptos" w:eastAsia="Aptos" w:cs="Aptos"/>
          <w:color w:val="000000" w:themeColor="text1"/>
        </w:rPr>
        <w:t>Operátor/</w:t>
      </w:r>
      <w:r w:rsidRPr="005C21F7" w:rsidR="1840EE9F">
        <w:rPr>
          <w:rFonts w:ascii="Aptos" w:hAnsi="Aptos" w:eastAsia="Aptos" w:cs="Aptos"/>
          <w:color w:val="000000" w:themeColor="text1"/>
        </w:rPr>
        <w:t>Administrátor</w:t>
      </w:r>
      <w:r w:rsidRPr="005C21F7" w:rsidR="61BB3016">
        <w:rPr>
          <w:rFonts w:ascii="Aptos" w:hAnsi="Aptos" w:eastAsia="Aptos" w:cs="Aptos"/>
          <w:color w:val="000000" w:themeColor="text1"/>
        </w:rPr>
        <w:t xml:space="preserve"> Administrace</w:t>
      </w:r>
    </w:p>
    <w:p w:rsidRPr="005C21F7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5C21F7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3A18809F">
        <w:rPr>
          <w:rFonts w:ascii="Aptos" w:hAnsi="Aptos" w:eastAsia="Aptos" w:cs="Aptos"/>
          <w:color w:val="000000" w:themeColor="text1"/>
        </w:rPr>
        <w:t xml:space="preserve">Sekundární: </w:t>
      </w:r>
    </w:p>
    <w:p w:rsidR="4CE4758B" w:rsidP="3A18809F" w:rsidRDefault="4CE4758B" w14:paraId="2B5E986E" w14:textId="27B288A8">
      <w:pPr>
        <w:pStyle w:val="Odstavecseseznamem"/>
        <w:numPr>
          <w:ilvl w:val="0"/>
          <w:numId w:val="19"/>
        </w:numPr>
      </w:pPr>
      <w:r w:rsidRPr="3A18809F">
        <w:t xml:space="preserve">FC Správa dat </w:t>
      </w:r>
    </w:p>
    <w:p w:rsidR="4CE4758B" w:rsidP="3A18809F" w:rsidRDefault="4CE4758B" w14:paraId="742E1443" w14:textId="768C566F">
      <w:pPr>
        <w:pStyle w:val="Odstavecseseznamem"/>
        <w:numPr>
          <w:ilvl w:val="0"/>
          <w:numId w:val="19"/>
        </w:numPr>
        <w:spacing w:after="0"/>
      </w:pPr>
      <w:r w:rsidRPr="3A18809F">
        <w:t xml:space="preserve">FC Uložení dat </w:t>
      </w:r>
    </w:p>
    <w:p w:rsidR="4CE4758B" w:rsidP="3A18809F" w:rsidRDefault="4CE4758B" w14:paraId="341289A5" w14:textId="200FBF55">
      <w:pPr>
        <w:pStyle w:val="Odstavecseseznamem"/>
        <w:numPr>
          <w:ilvl w:val="0"/>
          <w:numId w:val="19"/>
        </w:numPr>
        <w:spacing w:after="0"/>
      </w:pPr>
      <w:r w:rsidRPr="3A18809F">
        <w:t xml:space="preserve">FC Příjem </w:t>
      </w:r>
    </w:p>
    <w:p w:rsidR="4CE4758B" w:rsidP="3A18809F" w:rsidRDefault="4CE4758B" w14:paraId="7CC68C6F" w14:textId="541A2A6B">
      <w:pPr>
        <w:pStyle w:val="Odstavecseseznamem"/>
        <w:numPr>
          <w:ilvl w:val="0"/>
          <w:numId w:val="19"/>
        </w:numPr>
        <w:spacing w:after="0"/>
      </w:pPr>
      <w:r w:rsidRPr="3A18809F">
        <w:t xml:space="preserve">FC Přístup </w:t>
      </w:r>
    </w:p>
    <w:p w:rsidR="4CE4758B" w:rsidP="3A18809F" w:rsidRDefault="4CE4758B" w14:paraId="3D5EEBA3" w14:textId="7208B297">
      <w:pPr>
        <w:pStyle w:val="Odstavecseseznamem"/>
        <w:numPr>
          <w:ilvl w:val="0"/>
          <w:numId w:val="19"/>
        </w:numPr>
        <w:spacing w:after="0"/>
      </w:pPr>
      <w:r w:rsidRPr="3A18809F">
        <w:t xml:space="preserve">FC Plánování uchovávání </w:t>
      </w:r>
    </w:p>
    <w:p w:rsidR="4CE4758B" w:rsidP="3A18809F" w:rsidRDefault="4CE4758B" w14:paraId="5103F289" w14:textId="4E72B466">
      <w:pPr>
        <w:pStyle w:val="Odstavecseseznamem"/>
        <w:numPr>
          <w:ilvl w:val="0"/>
          <w:numId w:val="19"/>
        </w:numPr>
        <w:spacing w:after="0"/>
      </w:pPr>
      <w:r w:rsidRPr="3A18809F">
        <w:t>Modul Migrace, AI, OCR/ASR, GeoCAD, Náhled</w:t>
      </w:r>
    </w:p>
    <w:p w:rsidR="3A18809F" w:rsidP="3A18809F" w:rsidRDefault="3A18809F" w14:paraId="1FDAEBC3" w14:textId="360094F3">
      <w:pPr>
        <w:pStyle w:val="Odstavecseseznamem"/>
      </w:pPr>
    </w:p>
    <w:p w:rsidRPr="005C21F7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2D66D412" w14:textId="17B4F1D9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Zainteresované strany a jejich zájmy</w:t>
      </w:r>
    </w:p>
    <w:p w:rsidR="4497149C" w:rsidP="3A18809F" w:rsidRDefault="4497149C" w14:paraId="217BB42A" w14:textId="40E69A9D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FC Administrace</w:t>
      </w:r>
    </w:p>
    <w:p w:rsidR="4497149C" w:rsidP="3A18809F" w:rsidRDefault="4497149C" w14:paraId="6C7C8FCE" w14:textId="1D610C29">
      <w:pPr>
        <w:pStyle w:val="Odstavecseseznamem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Potřebuje identifikovat AIP vhodné k transformaci (dělení/slučování) </w:t>
      </w:r>
    </w:p>
    <w:p w:rsidR="689EA609" w:rsidP="3A18809F" w:rsidRDefault="689EA609" w14:paraId="15DD5690" w14:textId="1D775BE4">
      <w:pPr>
        <w:pStyle w:val="Odstavecseseznamem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Definuje pravidla a situace, kdy má dojít ke změně struktury</w:t>
      </w:r>
    </w:p>
    <w:p w:rsidR="4497149C" w:rsidP="3A18809F" w:rsidRDefault="4497149C" w14:paraId="1FC2B155" w14:textId="5DABADB1">
      <w:pPr>
        <w:pStyle w:val="Odstavecseseznamem"/>
        <w:numPr>
          <w:ilvl w:val="0"/>
          <w:numId w:val="17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Potřebuje řídit a provádět operaci </w:t>
      </w:r>
    </w:p>
    <w:p w:rsidR="4497149C" w:rsidP="3A18809F" w:rsidRDefault="4497149C" w14:paraId="4A4217DA" w14:textId="3693D29A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Operátor / Administrátor</w:t>
      </w:r>
    </w:p>
    <w:p w:rsidR="4497149C" w:rsidP="3A18809F" w:rsidRDefault="4497149C" w14:paraId="75D36D80" w14:textId="39E77B94">
      <w:pPr>
        <w:pStyle w:val="Odstavecseseznamem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lastRenderedPageBreak/>
        <w:t xml:space="preserve">Potřebuje provádět změny struktury archiválií </w:t>
      </w:r>
    </w:p>
    <w:p w:rsidR="4497149C" w:rsidP="3A18809F" w:rsidRDefault="4497149C" w14:paraId="58A3B114" w14:textId="5415582A">
      <w:pPr>
        <w:pStyle w:val="Odstavecseseznamem"/>
        <w:numPr>
          <w:ilvl w:val="0"/>
          <w:numId w:val="16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Potřebuje kontrolu nad dopady operace </w:t>
      </w:r>
    </w:p>
    <w:p w:rsidR="4497149C" w:rsidP="3A18809F" w:rsidRDefault="4497149C" w14:paraId="191B8623" w14:textId="38771E0A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FC Správa dat</w:t>
      </w:r>
    </w:p>
    <w:p w:rsidR="4497149C" w:rsidP="3A18809F" w:rsidRDefault="4497149C" w14:paraId="0FF1D98A" w14:textId="4D47A640">
      <w:pPr>
        <w:pStyle w:val="Odstavecseseznamem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Eviduje změny struktury AIP </w:t>
      </w:r>
    </w:p>
    <w:p w:rsidR="4497149C" w:rsidP="3A18809F" w:rsidRDefault="4497149C" w14:paraId="7394AE07" w14:textId="0B920C38">
      <w:pPr>
        <w:pStyle w:val="Odstavecseseznamem"/>
        <w:numPr>
          <w:ilvl w:val="0"/>
          <w:numId w:val="15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Uchovává vazby mezi původními a novými AIP </w:t>
      </w:r>
    </w:p>
    <w:p w:rsidR="4497149C" w:rsidP="3A18809F" w:rsidRDefault="4497149C" w14:paraId="22C5E4BD" w14:textId="3626E1F3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FC Uložení dat</w:t>
      </w:r>
    </w:p>
    <w:p w:rsidR="4497149C" w:rsidP="3A18809F" w:rsidRDefault="4497149C" w14:paraId="2F6338D0" w14:textId="31CE98BB">
      <w:pPr>
        <w:pStyle w:val="Odstavecseseznamem"/>
        <w:numPr>
          <w:ilvl w:val="0"/>
          <w:numId w:val="14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Zajišťuje fyzickou konzistenci a uložení nových AIP </w:t>
      </w:r>
    </w:p>
    <w:p w:rsidR="4497149C" w:rsidP="3A18809F" w:rsidRDefault="4497149C" w14:paraId="217A4DB7" w14:textId="19B9504E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FC Plánování uchovávání</w:t>
      </w:r>
    </w:p>
    <w:p w:rsidR="4497149C" w:rsidP="3A18809F" w:rsidRDefault="4497149C" w14:paraId="1B525408" w14:textId="316691CE">
      <w:pPr>
        <w:pStyle w:val="Odstavecseseznamem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Definuje pravidla a situace, kdy má dojít ke změně struktury </w:t>
      </w:r>
    </w:p>
    <w:p w:rsidR="4497149C" w:rsidP="3A18809F" w:rsidRDefault="4497149C" w14:paraId="7938368F" w14:textId="73BFDE8F">
      <w:pPr>
        <w:spacing w:before="240" w:after="240"/>
      </w:pPr>
      <w:r w:rsidRPr="3A18809F">
        <w:rPr>
          <w:rFonts w:ascii="Aptos" w:hAnsi="Aptos" w:eastAsia="Aptos" w:cs="Aptos"/>
          <w:b/>
          <w:bCs/>
        </w:rPr>
        <w:t>IS NDA</w:t>
      </w:r>
    </w:p>
    <w:p w:rsidR="4497149C" w:rsidP="3A18809F" w:rsidRDefault="4497149C" w14:paraId="40F5A55E" w14:textId="494E3B03">
      <w:pPr>
        <w:pStyle w:val="Odstavecseseznamem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Musí zachovat integritu a auditovatelnost archiválií</w:t>
      </w:r>
    </w:p>
    <w:p w:rsidR="3A18809F" w:rsidRDefault="3A18809F" w14:paraId="1A32B48F" w14:textId="2E874963"/>
    <w:p w:rsidRPr="005C21F7" w:rsidR="1665CB06" w:rsidP="05FC9CB3" w:rsidRDefault="777B3E31" w14:paraId="1686E581" w14:textId="4B263C94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05B6BBB1">
        <w:rPr>
          <w:rFonts w:ascii="Aptos Display" w:hAnsi="Aptos Display" w:eastAsia="Aptos Display" w:cs="Aptos Display"/>
        </w:rPr>
        <w:t>Předpoklady (</w:t>
      </w:r>
      <w:r w:rsidRPr="05FC9CB3" w:rsidR="05B6BBB1">
        <w:rPr>
          <w:rFonts w:ascii="Aptos Display" w:hAnsi="Aptos Display" w:eastAsia="Aptos Display" w:cs="Aptos Display"/>
        </w:rPr>
        <w:t>Preconditions</w:t>
      </w:r>
      <w:r w:rsidRPr="05FC9CB3" w:rsidR="05B6BBB1">
        <w:rPr>
          <w:rFonts w:ascii="Aptos Display" w:hAnsi="Aptos Display" w:eastAsia="Aptos Display" w:cs="Aptos Display"/>
        </w:rPr>
        <w:t>)</w:t>
      </w:r>
    </w:p>
    <w:p w:rsidR="58A63ADA" w:rsidP="3A18809F" w:rsidRDefault="58A63ADA" w14:paraId="3880D89C" w14:textId="3D294EB3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V systému existují AIP splňující podmínky pro transformaci </w:t>
      </w:r>
    </w:p>
    <w:p w:rsidR="58A63ADA" w:rsidP="3A18809F" w:rsidRDefault="58A63ADA" w14:paraId="4DAD5616" w14:textId="45F94F6D">
      <w:pPr>
        <w:spacing w:after="0"/>
        <w:rPr>
          <w:rFonts w:ascii="Aptos" w:hAnsi="Aptos" w:eastAsia="Aptos" w:cs="Aptos"/>
        </w:rPr>
      </w:pPr>
      <w:r w:rsidRPr="05FC9CB3" w:rsidR="40226152">
        <w:rPr>
          <w:rFonts w:ascii="Aptos" w:hAnsi="Aptos" w:eastAsia="Aptos" w:cs="Aptos"/>
        </w:rPr>
        <w:t>Existují definovaná pravidla pro dělení</w:t>
      </w:r>
      <w:del w:author="Hanuš Jan" w:date="2026-06-18T08:01:16.143Z" w16du:dateUtc="2026-06-18T08:01:16.143Z" w:id="1163638022">
        <w:r w:rsidRPr="05FC9CB3" w:rsidDel="40226152">
          <w:rPr>
            <w:rFonts w:ascii="Aptos" w:hAnsi="Aptos" w:eastAsia="Aptos" w:cs="Aptos"/>
          </w:rPr>
          <w:delText xml:space="preserve">/slučování </w:delText>
        </w:r>
      </w:del>
      <w:r w:rsidRPr="05FC9CB3" w:rsidR="40226152">
        <w:rPr>
          <w:rFonts w:ascii="Aptos" w:hAnsi="Aptos" w:eastAsia="Aptos" w:cs="Aptos"/>
        </w:rPr>
        <w:t xml:space="preserve">AIP </w:t>
      </w:r>
    </w:p>
    <w:p w:rsidR="58A63ADA" w:rsidP="3A18809F" w:rsidRDefault="58A63ADA" w14:paraId="2CB3A77F" w14:textId="1F673CF6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Systém je v konzistentním stavu </w:t>
      </w:r>
    </w:p>
    <w:p w:rsidR="58A63ADA" w:rsidP="3A18809F" w:rsidRDefault="58A63ADA" w14:paraId="146E95DB" w14:textId="5821DD31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Jsou dostupná metadata (např. archivní popis, kontext) </w:t>
      </w:r>
    </w:p>
    <w:p w:rsidR="58A63ADA" w:rsidP="3A18809F" w:rsidRDefault="58A63ADA" w14:paraId="1CD10A66" w14:textId="420E1460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Existuje konfigurace workflow </w:t>
      </w:r>
    </w:p>
    <w:p w:rsidR="58A63ADA" w:rsidP="3A18809F" w:rsidRDefault="58A63ADA" w14:paraId="2A1DD727" w14:textId="14AFFD8A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Administrátor má oprávnění</w:t>
      </w:r>
    </w:p>
    <w:p w:rsidR="3A18809F" w:rsidRDefault="3A18809F" w14:paraId="088A411E" w14:textId="7298F358"/>
    <w:p w:rsidRPr="005C21F7" w:rsidR="1665CB06" w:rsidP="05FC9CB3" w:rsidRDefault="777B3E31" w14:paraId="11C692D7" w14:textId="7407180F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05B6BBB1">
        <w:rPr>
          <w:rFonts w:ascii="Aptos Display" w:hAnsi="Aptos Display" w:eastAsia="Aptos Display" w:cs="Aptos Display"/>
        </w:rPr>
        <w:t>Spouštěč (</w:t>
      </w:r>
      <w:r w:rsidRPr="05FC9CB3" w:rsidR="05B6BBB1">
        <w:rPr>
          <w:rFonts w:ascii="Aptos Display" w:hAnsi="Aptos Display" w:eastAsia="Aptos Display" w:cs="Aptos Display"/>
        </w:rPr>
        <w:t>Trigger</w:t>
      </w:r>
      <w:r w:rsidRPr="05FC9CB3" w:rsidR="05B6BBB1">
        <w:rPr>
          <w:rFonts w:ascii="Aptos Display" w:hAnsi="Aptos Display" w:eastAsia="Aptos Display" w:cs="Aptos Display"/>
        </w:rPr>
        <w:t>)</w:t>
      </w:r>
    </w:p>
    <w:p w:rsidR="0A25DDB9" w:rsidP="264E7EA7" w:rsidRDefault="0A25DDB9" w14:paraId="59A38AFB" w14:textId="78BBA457">
      <w:pPr>
        <w:pStyle w:val="Normln"/>
        <w:spacing w:after="0"/>
      </w:pPr>
      <w:r w:rsidRPr="264E7EA7" w:rsidR="0A25DD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cs-CZ"/>
        </w:rPr>
        <w:t xml:space="preserve">AIP splňuje parametry pro rozdělení -&gt; FC Administrace spustí Dělení konkrétního AIP. </w:t>
      </w:r>
      <w:r w:rsidRPr="264E7EA7" w:rsidR="0A25DDB9">
        <w:rPr>
          <w:rFonts w:ascii="Aptos" w:hAnsi="Aptos" w:eastAsia="Aptos" w:cs="Aptos"/>
          <w:noProof w:val="0"/>
          <w:sz w:val="22"/>
          <w:szCs w:val="22"/>
          <w:lang w:val="cs-CZ"/>
        </w:rPr>
        <w:t xml:space="preserve"> </w:t>
      </w:r>
    </w:p>
    <w:p w:rsidR="264E7EA7" w:rsidP="264E7EA7" w:rsidRDefault="264E7EA7" w14:paraId="41B97681" w14:textId="21B0ADF5">
      <w:pPr>
        <w:pStyle w:val="Normln"/>
        <w:spacing w:after="0"/>
        <w:rPr>
          <w:rFonts w:ascii="Aptos" w:hAnsi="Aptos" w:eastAsia="Aptos" w:cs="Aptos"/>
          <w:noProof w:val="0"/>
          <w:sz w:val="22"/>
          <w:szCs w:val="22"/>
          <w:lang w:val="cs-CZ"/>
        </w:rPr>
      </w:pPr>
    </w:p>
    <w:p w:rsidR="5D0A2FEC" w:rsidP="3A18809F" w:rsidRDefault="5D0A2FEC" w14:paraId="076D8FD8" w14:textId="18901917">
      <w:pPr>
        <w:pStyle w:val="Odstavecseseznamem"/>
        <w:numPr>
          <w:ilvl w:val="0"/>
          <w:numId w:val="25"/>
        </w:numPr>
        <w:spacing w:after="0"/>
      </w:pPr>
      <w:r w:rsidRPr="3A18809F">
        <w:t xml:space="preserve">Změnový SIP (např. NMET2) </w:t>
      </w:r>
    </w:p>
    <w:p w:rsidR="5D0A2FEC" w:rsidP="3A18809F" w:rsidRDefault="5D0A2FEC" w14:paraId="342A98F3" w14:textId="6256193F">
      <w:pPr>
        <w:pStyle w:val="Odstavecseseznamem"/>
        <w:numPr>
          <w:ilvl w:val="0"/>
          <w:numId w:val="10"/>
        </w:numPr>
        <w:spacing w:after="0"/>
      </w:pPr>
      <w:r w:rsidRPr="3A18809F">
        <w:t>Následná kontrola a spuštění skutečného rozdělení</w:t>
      </w:r>
    </w:p>
    <w:p w:rsidR="3A18809F" w:rsidP="3A18809F" w:rsidRDefault="3A18809F" w14:paraId="129BDA5A" w14:textId="742D2A04">
      <w:pPr>
        <w:spacing w:after="0"/>
      </w:pPr>
    </w:p>
    <w:p w:rsidR="3A18809F" w:rsidP="3A18809F" w:rsidRDefault="3A18809F" w14:paraId="3F74FFF8" w14:textId="08C0010A">
      <w:pPr>
        <w:spacing w:after="0"/>
      </w:pPr>
    </w:p>
    <w:p w:rsidR="5D0A2FEC" w:rsidP="3A18809F" w:rsidRDefault="5D0A2FEC" w14:paraId="5466238B" w14:textId="1A0B24E7">
      <w:pPr>
        <w:pStyle w:val="Odstavecseseznamem"/>
        <w:numPr>
          <w:ilvl w:val="0"/>
          <w:numId w:val="25"/>
        </w:numPr>
        <w:spacing w:after="0"/>
      </w:pPr>
      <w:r w:rsidRPr="3A18809F">
        <w:t>Automatická kontrola obsahu (např. změna archivního popisu)</w:t>
      </w:r>
    </w:p>
    <w:p w:rsidR="5D0A2FEC" w:rsidP="3A18809F" w:rsidRDefault="5D0A2FEC" w14:paraId="7E8A88F8" w14:textId="2F60E9EE">
      <w:pPr>
        <w:pStyle w:val="Odstavecseseznamem"/>
        <w:numPr>
          <w:ilvl w:val="0"/>
          <w:numId w:val="25"/>
        </w:numPr>
        <w:spacing w:after="0"/>
      </w:pPr>
      <w:r w:rsidRPr="3A18809F">
        <w:t xml:space="preserve">Změna politiky nebo pravidel </w:t>
      </w:r>
    </w:p>
    <w:p w:rsidR="5D0A2FEC" w:rsidP="3A18809F" w:rsidRDefault="5D0A2FEC" w14:paraId="5787CE76" w14:textId="107CC75B">
      <w:pPr>
        <w:pStyle w:val="Odstavecseseznamem"/>
        <w:numPr>
          <w:ilvl w:val="0"/>
          <w:numId w:val="25"/>
        </w:numPr>
        <w:spacing w:after="0"/>
      </w:pPr>
      <w:r w:rsidRPr="3A18809F">
        <w:t>Ruční spuštění operátorem</w:t>
      </w:r>
    </w:p>
    <w:p w:rsidR="3A18809F" w:rsidP="3A18809F" w:rsidRDefault="3A18809F" w14:paraId="53179E12" w14:textId="1A5C350A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777B3E31" w14:paraId="6D88EAA0" w14:textId="37F4C7D0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05B6BBB1">
        <w:rPr>
          <w:rFonts w:ascii="Aptos Display" w:hAnsi="Aptos Display" w:eastAsia="Aptos Display" w:cs="Aptos Display"/>
        </w:rPr>
        <w:t>Minimální záruky</w:t>
      </w:r>
    </w:p>
    <w:p w:rsidR="3B45FE15" w:rsidP="3A18809F" w:rsidRDefault="3B45FE15" w14:paraId="6B0F7FC5" w14:textId="276CDE49">
      <w:pPr>
        <w:spacing w:after="0"/>
        <w:rPr>
          <w:rFonts w:ascii="Aptos" w:hAnsi="Aptos" w:eastAsia="Aptos" w:cs="Aptos"/>
        </w:rPr>
      </w:pPr>
      <w:r w:rsidRPr="05FC9CB3" w:rsidR="2ADEF7C1">
        <w:rPr>
          <w:rFonts w:ascii="Aptos" w:hAnsi="Aptos" w:eastAsia="Aptos" w:cs="Aptos"/>
        </w:rPr>
        <w:t>AIP je po celou dobu operace ve známém stavu („dělení</w:t>
      </w:r>
      <w:del w:author="Hanuš Jan" w:date="2026-06-18T08:03:10.227Z" w16du:dateUtc="2026-06-18T08:03:10.227Z" w:id="577132101">
        <w:r w:rsidRPr="05FC9CB3" w:rsidDel="2ADEF7C1">
          <w:rPr>
            <w:rFonts w:ascii="Aptos" w:hAnsi="Aptos" w:eastAsia="Aptos" w:cs="Aptos"/>
          </w:rPr>
          <w:delText>/slučování</w:delText>
        </w:r>
      </w:del>
      <w:r w:rsidRPr="05FC9CB3" w:rsidR="2ADEF7C1">
        <w:rPr>
          <w:rFonts w:ascii="Aptos" w:hAnsi="Aptos" w:eastAsia="Aptos" w:cs="Aptos"/>
        </w:rPr>
        <w:t xml:space="preserve">“) </w:t>
      </w:r>
    </w:p>
    <w:p w:rsidR="3B45FE15" w:rsidP="3A18809F" w:rsidRDefault="3B45FE15" w14:paraId="2CD91390" w14:textId="015B0AC1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Operace je plně logována (PREMIS + transakční log) </w:t>
      </w:r>
    </w:p>
    <w:p w:rsidR="3B45FE15" w:rsidP="3A18809F" w:rsidRDefault="3B45FE15" w14:paraId="69A360B7" w14:textId="06BA1128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Všechny nové AIP obsahují vazbu na původní AIP </w:t>
      </w:r>
    </w:p>
    <w:p w:rsidR="3B45FE15" w:rsidP="3A18809F" w:rsidRDefault="3B45FE15" w14:paraId="4DE8055F" w14:textId="425A7CB5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Nedochází ke ztrátě dat </w:t>
      </w:r>
    </w:p>
    <w:p w:rsidR="3B45FE15" w:rsidP="3A18809F" w:rsidRDefault="3B45FE15" w14:paraId="292EFF74" w14:textId="3DF5CD3E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lastRenderedPageBreak/>
        <w:t>V případě chyby je generována notifikace</w:t>
      </w:r>
    </w:p>
    <w:p w:rsidRPr="005C21F7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777B3E31" w14:paraId="57F5354E" w14:textId="0962EDE7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05B6BBB1">
        <w:rPr>
          <w:rFonts w:ascii="Aptos Display" w:hAnsi="Aptos Display" w:eastAsia="Aptos Display" w:cs="Aptos Display"/>
        </w:rPr>
        <w:t>Záruky po úspěšném dokončení (</w:t>
      </w:r>
      <w:r w:rsidRPr="05FC9CB3" w:rsidR="05B6BBB1">
        <w:rPr>
          <w:rFonts w:ascii="Aptos Display" w:hAnsi="Aptos Display" w:eastAsia="Aptos Display" w:cs="Aptos Display"/>
        </w:rPr>
        <w:t>Success</w:t>
      </w:r>
      <w:r w:rsidRPr="05FC9CB3" w:rsidR="05B6BBB1">
        <w:rPr>
          <w:rFonts w:ascii="Aptos Display" w:hAnsi="Aptos Display" w:eastAsia="Aptos Display" w:cs="Aptos Display"/>
        </w:rPr>
        <w:t xml:space="preserve"> </w:t>
      </w:r>
      <w:r w:rsidRPr="05FC9CB3" w:rsidR="05B6BBB1">
        <w:rPr>
          <w:rFonts w:ascii="Aptos Display" w:hAnsi="Aptos Display" w:eastAsia="Aptos Display" w:cs="Aptos Display"/>
        </w:rPr>
        <w:t>Guarantees</w:t>
      </w:r>
      <w:r w:rsidRPr="05FC9CB3" w:rsidR="05B6BBB1">
        <w:rPr>
          <w:rFonts w:ascii="Aptos Display" w:hAnsi="Aptos Display" w:eastAsia="Aptos Display" w:cs="Aptos Display"/>
        </w:rPr>
        <w:t xml:space="preserve"> / </w:t>
      </w:r>
      <w:r w:rsidRPr="05FC9CB3" w:rsidR="05B6BBB1">
        <w:rPr>
          <w:rFonts w:ascii="Aptos Display" w:hAnsi="Aptos Display" w:eastAsia="Aptos Display" w:cs="Aptos Display"/>
        </w:rPr>
        <w:t>Postconditions</w:t>
      </w:r>
      <w:r w:rsidRPr="05FC9CB3" w:rsidR="05B6BBB1">
        <w:rPr>
          <w:rFonts w:ascii="Aptos Display" w:hAnsi="Aptos Display" w:eastAsia="Aptos Display" w:cs="Aptos Display"/>
        </w:rPr>
        <w:t>)</w:t>
      </w:r>
    </w:p>
    <w:p w:rsidR="24197BE1" w:rsidP="3A18809F" w:rsidRDefault="24197BE1" w14:paraId="7161AAE5" w14:textId="343C424D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Vzniknou nové AIP odpovídající pravidlům </w:t>
      </w:r>
    </w:p>
    <w:p w:rsidR="24197BE1" w:rsidP="3A18809F" w:rsidRDefault="24197BE1" w14:paraId="361281EB" w14:textId="40A3A7B1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Původní AIP je zachován nebo upraven dle pravidel </w:t>
      </w:r>
    </w:p>
    <w:p w:rsidR="24197BE1" w:rsidP="3A18809F" w:rsidRDefault="24197BE1" w14:paraId="52C1220A" w14:textId="05E145CB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Ve Správě dat jsou evidovány všechny změny </w:t>
      </w:r>
    </w:p>
    <w:p w:rsidR="24197BE1" w:rsidP="3A18809F" w:rsidRDefault="24197BE1" w14:paraId="276B8E95" w14:textId="60BA5709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V PREMIS metadatech je zaznamenána operace </w:t>
      </w:r>
    </w:p>
    <w:p w:rsidR="24197BE1" w:rsidP="3A18809F" w:rsidRDefault="24197BE1" w14:paraId="66D70DFC" w14:textId="557949CD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Systém je v konzistentním stavu</w:t>
      </w:r>
    </w:p>
    <w:p w:rsidR="3A18809F" w:rsidP="3A18809F" w:rsidRDefault="3A18809F" w14:paraId="015D4224" w14:textId="653FB375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3BDFD05E" w14:textId="3D706623">
      <w:pPr>
        <w:pStyle w:val="Nadpis2"/>
        <w:numPr>
          <w:ilvl w:val="0"/>
          <w:numId w:val="31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 xml:space="preserve">Hlavní scénář (Basic </w:t>
      </w:r>
      <w:r w:rsidRPr="05FC9CB3" w:rsidR="6627C208">
        <w:rPr>
          <w:rFonts w:ascii="Aptos Display" w:hAnsi="Aptos Display" w:eastAsia="Aptos Display" w:cs="Aptos Display"/>
        </w:rPr>
        <w:t>Flow</w:t>
      </w:r>
      <w:r w:rsidRPr="05FC9CB3" w:rsidR="6627C208">
        <w:rPr>
          <w:rFonts w:ascii="Aptos Display" w:hAnsi="Aptos Display" w:eastAsia="Aptos Display" w:cs="Aptos Display"/>
        </w:rPr>
        <w:t>)</w:t>
      </w:r>
    </w:p>
    <w:p w:rsidR="3C7BCBCF" w:rsidP="3A18809F" w:rsidRDefault="3C7BCBCF" w14:paraId="6AC2665D" w14:textId="04C498A3">
      <w:pPr>
        <w:pStyle w:val="Nadpis3"/>
      </w:pPr>
      <w:r w:rsidRPr="3A18809F">
        <w:t>Scénář: Kontrola a transformace AIP (dělení)</w:t>
      </w:r>
    </w:p>
    <w:p w:rsidR="3C7BCBCF" w:rsidP="3A18809F" w:rsidRDefault="3C7BCBCF" w14:paraId="244B04DB" w14:textId="1FC5646F">
      <w:pPr>
        <w:pStyle w:val="Odstavecseseznamem"/>
        <w:numPr>
          <w:ilvl w:val="0"/>
          <w:numId w:val="26"/>
        </w:numPr>
        <w:spacing w:after="0"/>
      </w:pPr>
      <w:r w:rsidRPr="3A18809F">
        <w:t xml:space="preserve">Nastane trigger (např. změna metadat, nový SIP, změna politiky) </w:t>
      </w:r>
    </w:p>
    <w:p w:rsidR="3C7BCBCF" w:rsidP="3A18809F" w:rsidRDefault="3C7BCBCF" w14:paraId="6EFA1B23" w14:textId="06989A06">
      <w:pPr>
        <w:pStyle w:val="Odstavecseseznamem"/>
        <w:numPr>
          <w:ilvl w:val="0"/>
          <w:numId w:val="26"/>
        </w:numPr>
        <w:spacing w:after="0"/>
      </w:pPr>
      <w:r w:rsidRPr="3A18809F">
        <w:t xml:space="preserve">Systém vyhledá kandidáty na transformaci AIP </w:t>
      </w:r>
    </w:p>
    <w:p w:rsidR="3C7BCBCF" w:rsidP="3A18809F" w:rsidRDefault="3C7BCBCF" w14:paraId="7A0B20CD" w14:textId="695F1E4B">
      <w:pPr>
        <w:pStyle w:val="Odstavecseseznamem"/>
        <w:numPr>
          <w:ilvl w:val="0"/>
          <w:numId w:val="26"/>
        </w:numPr>
        <w:spacing w:after="0"/>
      </w:pPr>
      <w:r w:rsidRPr="3A18809F">
        <w:t xml:space="preserve">Systém vyhodnotí podmínky: </w:t>
      </w:r>
    </w:p>
    <w:p w:rsidR="3C7BCBCF" w:rsidP="3A18809F" w:rsidRDefault="3C7BCBCF" w14:paraId="08599704" w14:textId="5DAF2242">
      <w:pPr>
        <w:pStyle w:val="Odstavecseseznamem"/>
        <w:numPr>
          <w:ilvl w:val="1"/>
          <w:numId w:val="26"/>
        </w:numPr>
        <w:spacing w:after="0"/>
      </w:pPr>
      <w:r w:rsidRPr="3A18809F">
        <w:t xml:space="preserve">potřeba dělení (např. rozpad do více archivních celků) </w:t>
      </w:r>
    </w:p>
    <w:p w:rsidRPr="00D90AF8" w:rsidR="3C7BCBCF" w:rsidP="3A18809F" w:rsidRDefault="3C7BCBCF" w14:paraId="3C7F8475" w14:textId="001319C0">
      <w:pPr>
        <w:pStyle w:val="Odstavecseseznamem"/>
        <w:numPr>
          <w:ilvl w:val="1"/>
          <w:numId w:val="26"/>
        </w:numPr>
        <w:spacing w:after="0"/>
        <w:rPr>
          <w:strike/>
        </w:rPr>
      </w:pPr>
      <w:commentRangeStart w:id="0"/>
      <w:r w:rsidRPr="00D90AF8">
        <w:rPr>
          <w:strike/>
        </w:rPr>
        <w:t xml:space="preserve">potřeba sloučení (např. sjednocení logicky souvisejících AIP) </w:t>
      </w:r>
      <w:commentRangeEnd w:id="0"/>
      <w:r w:rsidRPr="00D90AF8">
        <w:rPr>
          <w:rStyle w:val="Odkaznakoment"/>
          <w:strike/>
          <w:sz w:val="22"/>
          <w:szCs w:val="22"/>
        </w:rPr>
        <w:commentReference w:id="0"/>
      </w:r>
    </w:p>
    <w:p w:rsidR="3C7BCBCF" w:rsidP="3A18809F" w:rsidRDefault="3C7BCBCF" w14:paraId="1025F816" w14:textId="61CA02A5">
      <w:pPr>
        <w:pStyle w:val="Odstavecseseznamem"/>
        <w:numPr>
          <w:ilvl w:val="0"/>
          <w:numId w:val="26"/>
        </w:numPr>
        <w:spacing w:after="0"/>
      </w:pPr>
      <w:r w:rsidRPr="3A18809F">
        <w:t xml:space="preserve">Systém vytvoří seznam kandidátů </w:t>
      </w:r>
    </w:p>
    <w:p w:rsidR="3C7BCBCF" w:rsidP="3A18809F" w:rsidRDefault="3C7BCBCF" w14:paraId="3F6A0240" w14:textId="723D56F9">
      <w:pPr>
        <w:pStyle w:val="Odstavecseseznamem"/>
        <w:numPr>
          <w:ilvl w:val="0"/>
          <w:numId w:val="26"/>
        </w:numPr>
        <w:spacing w:after="0"/>
      </w:pPr>
      <w:r w:rsidRPr="3A18809F">
        <w:t xml:space="preserve">Administrátor (nebo systém) potvrdí provedení operace </w:t>
      </w:r>
    </w:p>
    <w:p w:rsidR="3C7BCBCF" w:rsidP="3A18809F" w:rsidRDefault="3C7BCBCF" w14:paraId="4F8248DB" w14:textId="5E5615A7">
      <w:pPr>
        <w:pStyle w:val="Odstavecseseznamem"/>
        <w:numPr>
          <w:ilvl w:val="0"/>
          <w:numId w:val="26"/>
        </w:numPr>
        <w:spacing w:before="240" w:after="240"/>
      </w:pPr>
      <w:r w:rsidRPr="3A18809F">
        <w:t>Proběhne transformace:</w:t>
      </w:r>
    </w:p>
    <w:p w:rsidR="3C7BCBCF" w:rsidP="3A18809F" w:rsidRDefault="3C7BCBCF" w14:paraId="719F602B" w14:textId="2E62B42D">
      <w:pPr>
        <w:pStyle w:val="Odstavecseseznamem"/>
        <w:numPr>
          <w:ilvl w:val="0"/>
          <w:numId w:val="26"/>
        </w:numPr>
        <w:spacing w:before="240" w:after="240"/>
        <w:rPr>
          <w:b/>
          <w:bCs/>
        </w:rPr>
      </w:pPr>
      <w:r w:rsidRPr="3A18809F">
        <w:rPr>
          <w:b/>
          <w:bCs/>
        </w:rPr>
        <w:t>a) Dělení AIP</w:t>
      </w:r>
    </w:p>
    <w:p w:rsidR="3C7BCBCF" w:rsidP="3A18809F" w:rsidRDefault="3C7BCBCF" w14:paraId="5783EC5E" w14:textId="58DBEAAA">
      <w:pPr>
        <w:pStyle w:val="Odstavecseseznamem"/>
        <w:numPr>
          <w:ilvl w:val="1"/>
          <w:numId w:val="26"/>
        </w:numPr>
        <w:spacing w:after="0"/>
      </w:pPr>
      <w:r w:rsidRPr="3A18809F">
        <w:t xml:space="preserve">původní AIP je rozdělen na více AIP </w:t>
      </w:r>
    </w:p>
    <w:p w:rsidR="3C7BCBCF" w:rsidP="3A18809F" w:rsidRDefault="3C7BCBCF" w14:paraId="340714F8" w14:textId="79C88954">
      <w:pPr>
        <w:pStyle w:val="Odstavecseseznamem"/>
        <w:numPr>
          <w:ilvl w:val="1"/>
          <w:numId w:val="26"/>
        </w:numPr>
        <w:spacing w:after="0"/>
      </w:pPr>
      <w:r w:rsidRPr="3A18809F">
        <w:t xml:space="preserve">nové AIP přebírají část obsahu </w:t>
      </w:r>
    </w:p>
    <w:p w:rsidR="3C7BCBCF" w:rsidP="3A18809F" w:rsidRDefault="3C7BCBCF" w14:paraId="152EB1C4" w14:textId="34CFA9FD">
      <w:pPr>
        <w:pStyle w:val="Odstavecseseznamem"/>
        <w:numPr>
          <w:ilvl w:val="1"/>
          <w:numId w:val="26"/>
        </w:numPr>
        <w:spacing w:after="0"/>
      </w:pPr>
      <w:r w:rsidRPr="3A18809F">
        <w:t xml:space="preserve">původní AIP je upraven </w:t>
      </w:r>
    </w:p>
    <w:p w:rsidRPr="00D90AF8" w:rsidR="3C7BCBCF" w:rsidP="3A18809F" w:rsidRDefault="3C7BCBCF" w14:paraId="61678257" w14:textId="6F0AE0AF">
      <w:pPr>
        <w:pStyle w:val="Odstavecseseznamem"/>
        <w:numPr>
          <w:ilvl w:val="0"/>
          <w:numId w:val="26"/>
        </w:numPr>
        <w:spacing w:before="240" w:after="240"/>
        <w:rPr>
          <w:b/>
          <w:bCs/>
          <w:strike/>
        </w:rPr>
      </w:pPr>
      <w:commentRangeStart w:id="1"/>
      <w:r w:rsidRPr="00D90AF8">
        <w:rPr>
          <w:b/>
          <w:bCs/>
          <w:strike/>
        </w:rPr>
        <w:t>b) Slučování AIP</w:t>
      </w:r>
    </w:p>
    <w:p w:rsidRPr="00D90AF8" w:rsidR="3C7BCBCF" w:rsidP="3A18809F" w:rsidRDefault="3C7BCBCF" w14:paraId="2C74EC3E" w14:textId="79C9E4D9">
      <w:pPr>
        <w:pStyle w:val="Odstavecseseznamem"/>
        <w:numPr>
          <w:ilvl w:val="1"/>
          <w:numId w:val="26"/>
        </w:numPr>
        <w:spacing w:after="0"/>
        <w:rPr>
          <w:strike/>
        </w:rPr>
      </w:pPr>
      <w:r w:rsidRPr="00D90AF8">
        <w:rPr>
          <w:strike/>
        </w:rPr>
        <w:t xml:space="preserve">více AIP je spojeno do jednoho </w:t>
      </w:r>
    </w:p>
    <w:p w:rsidRPr="00D90AF8" w:rsidR="3C7BCBCF" w:rsidP="3A18809F" w:rsidRDefault="3C7BCBCF" w14:paraId="5230F6C8" w14:textId="373C9D84">
      <w:pPr>
        <w:pStyle w:val="Odstavecseseznamem"/>
        <w:numPr>
          <w:ilvl w:val="1"/>
          <w:numId w:val="26"/>
        </w:numPr>
        <w:spacing w:after="0"/>
        <w:rPr>
          <w:strike/>
        </w:rPr>
      </w:pPr>
      <w:r w:rsidRPr="00D90AF8">
        <w:rPr>
          <w:strike/>
        </w:rPr>
        <w:t xml:space="preserve">metadata jsou konsolidována </w:t>
      </w:r>
      <w:commentRangeEnd w:id="1"/>
      <w:r w:rsidRPr="00D90AF8">
        <w:rPr>
          <w:rStyle w:val="Odkaznakoment"/>
          <w:strike/>
          <w:sz w:val="22"/>
          <w:szCs w:val="22"/>
        </w:rPr>
        <w:commentReference w:id="1"/>
      </w:r>
    </w:p>
    <w:p w:rsidR="3C7BCBCF" w:rsidP="3A18809F" w:rsidRDefault="3C7BCBCF" w14:paraId="3AF2343B" w14:textId="5105823F">
      <w:pPr>
        <w:pStyle w:val="Odstavecseseznamem"/>
        <w:numPr>
          <w:ilvl w:val="0"/>
          <w:numId w:val="26"/>
        </w:numPr>
        <w:spacing w:after="0"/>
      </w:pPr>
      <w:r w:rsidRPr="3A18809F">
        <w:t xml:space="preserve">FC Správa dat aktualizuje metadata: </w:t>
      </w:r>
    </w:p>
    <w:p w:rsidR="3C7BCBCF" w:rsidP="3A18809F" w:rsidRDefault="3C7BCBCF" w14:paraId="0392F192" w14:textId="7D8437EB">
      <w:pPr>
        <w:pStyle w:val="Odstavecseseznamem"/>
        <w:numPr>
          <w:ilvl w:val="1"/>
          <w:numId w:val="26"/>
        </w:numPr>
        <w:spacing w:after="0"/>
      </w:pPr>
      <w:r w:rsidRPr="3A18809F">
        <w:t xml:space="preserve">vazby mezi AIP  </w:t>
      </w:r>
    </w:p>
    <w:p w:rsidR="3C7BCBCF" w:rsidP="3A18809F" w:rsidRDefault="3C7BCBCF" w14:paraId="1EF72190" w14:textId="3C224DCA">
      <w:pPr>
        <w:pStyle w:val="Odstavecseseznamem"/>
        <w:numPr>
          <w:ilvl w:val="1"/>
          <w:numId w:val="26"/>
        </w:numPr>
        <w:spacing w:after="0"/>
      </w:pPr>
      <w:r w:rsidRPr="3A18809F">
        <w:t xml:space="preserve">historie změn </w:t>
      </w:r>
    </w:p>
    <w:p w:rsidR="3C7BCBCF" w:rsidP="3A18809F" w:rsidRDefault="3C7BCBCF" w14:paraId="0DCC1613" w14:textId="7D8E52A9">
      <w:pPr>
        <w:pStyle w:val="Odstavecseseznamem"/>
        <w:numPr>
          <w:ilvl w:val="0"/>
          <w:numId w:val="26"/>
        </w:numPr>
        <w:spacing w:after="0"/>
      </w:pPr>
      <w:r w:rsidRPr="3A18809F">
        <w:t>FC Uložení dat uloží nové AIP</w:t>
      </w:r>
      <w:r w:rsidRPr="3A18809F" w:rsidR="26102CDF">
        <w:t xml:space="preserve"> a aktualizované AIP</w:t>
      </w:r>
      <w:r w:rsidRPr="3A18809F">
        <w:t xml:space="preserve"> </w:t>
      </w:r>
    </w:p>
    <w:p w:rsidR="3C7BCBCF" w:rsidP="3A18809F" w:rsidRDefault="3C7BCBCF" w14:paraId="24B38E48" w14:textId="5F3EAC65">
      <w:pPr>
        <w:pStyle w:val="Odstavecseseznamem"/>
        <w:numPr>
          <w:ilvl w:val="0"/>
          <w:numId w:val="26"/>
        </w:numPr>
        <w:spacing w:after="0"/>
      </w:pPr>
      <w:r w:rsidRPr="3A18809F">
        <w:t xml:space="preserve">Systém zapíše operaci do: </w:t>
      </w:r>
    </w:p>
    <w:p w:rsidR="3C7BCBCF" w:rsidP="3A18809F" w:rsidRDefault="3C7BCBCF" w14:paraId="4A71AC89" w14:textId="13663ACE">
      <w:pPr>
        <w:pStyle w:val="Odstavecseseznamem"/>
        <w:numPr>
          <w:ilvl w:val="1"/>
          <w:numId w:val="26"/>
        </w:numPr>
        <w:spacing w:after="0"/>
      </w:pPr>
      <w:r w:rsidRPr="3A18809F">
        <w:t xml:space="preserve">PREMIS metadat </w:t>
      </w:r>
    </w:p>
    <w:p w:rsidR="3C7BCBCF" w:rsidP="3A18809F" w:rsidRDefault="3C7BCBCF" w14:paraId="2BB76CAC" w14:textId="43881CF9">
      <w:pPr>
        <w:pStyle w:val="Odstavecseseznamem"/>
        <w:numPr>
          <w:ilvl w:val="1"/>
          <w:numId w:val="26"/>
        </w:numPr>
        <w:spacing w:after="0"/>
      </w:pPr>
      <w:r w:rsidRPr="3A18809F">
        <w:t xml:space="preserve">transakčního logu </w:t>
      </w:r>
    </w:p>
    <w:p w:rsidR="3C7BCBCF" w:rsidP="3A18809F" w:rsidRDefault="3C7BCBCF" w14:paraId="57FC1528" w14:textId="2B47C61A">
      <w:pPr>
        <w:pStyle w:val="Odstavecseseznamem"/>
        <w:numPr>
          <w:ilvl w:val="1"/>
          <w:numId w:val="26"/>
        </w:numPr>
        <w:spacing w:after="0"/>
      </w:pPr>
      <w:r w:rsidRPr="3A18809F">
        <w:t xml:space="preserve">přehledu operací ve FC Administrace </w:t>
      </w:r>
    </w:p>
    <w:p w:rsidR="3A18809F" w:rsidP="3A18809F" w:rsidRDefault="3A18809F" w14:paraId="318967E6" w14:textId="132BC68E">
      <w:pPr>
        <w:spacing w:line="259" w:lineRule="auto"/>
        <w:ind w:left="708"/>
      </w:pPr>
    </w:p>
    <w:p w:rsidR="41E72ED7" w:rsidP="264E7EA7" w:rsidRDefault="41E72ED7" w14:paraId="4D349F18" w14:textId="3573BA6D">
      <w:pPr>
        <w:spacing w:line="259" w:lineRule="auto"/>
        <w:ind w:left="0"/>
      </w:pPr>
      <w:r w:rsidRPr="05FC9CB3" w:rsidR="1C5E3FF8">
        <w:rPr>
          <w:b w:val="1"/>
          <w:bCs w:val="1"/>
        </w:rPr>
        <w:t>Podrobnosti k děl</w:t>
      </w:r>
      <w:ins w:author="Hanuš Jan" w:date="2026-06-18T08:09:37.139Z" w16du:dateUtc="2026-06-18T08:09:37.139Z" w:id="1903509962">
        <w:r w:rsidRPr="05FC9CB3" w:rsidR="77533D3C">
          <w:rPr>
            <w:b w:val="1"/>
            <w:bCs w:val="1"/>
          </w:rPr>
          <w:t>e</w:t>
        </w:r>
      </w:ins>
      <w:r w:rsidRPr="05FC9CB3" w:rsidR="1C5E3FF8">
        <w:rPr>
          <w:b w:val="1"/>
          <w:bCs w:val="1"/>
        </w:rPr>
        <w:t>ní:</w:t>
      </w:r>
    </w:p>
    <w:p w:rsidR="41E72ED7" w:rsidP="264E7EA7" w:rsidRDefault="41E72ED7" w14:paraId="77F820FF" w14:textId="39DE9613">
      <w:pPr>
        <w:spacing w:line="271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  <w:r w:rsidRPr="264E7EA7" w:rsidR="41E72E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  <w:t>Parametry pro dělení AIP:</w:t>
      </w:r>
    </w:p>
    <w:p w:rsidR="41E72ED7" w:rsidP="264E7EA7" w:rsidRDefault="41E72ED7" w14:paraId="2F53C11D" w14:textId="5A27C8E8">
      <w:pPr>
        <w:spacing w:line="271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  <w:r w:rsidRPr="264E7EA7" w:rsidR="41E72E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  <w:t>Obsah AIP spadá podle archivního popisu (zarazeni.xml nebo ead_context.xml) do více než jednoho archivního souboru -&gt; pro každý archivní soubor založit samostatný AIP.</w:t>
      </w:r>
    </w:p>
    <w:p w:rsidR="41E72ED7" w:rsidP="264E7EA7" w:rsidRDefault="41E72ED7" w14:paraId="56037BF1" w14:textId="5065C338">
      <w:pPr>
        <w:spacing w:line="271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</w:pPr>
      <w:r w:rsidRPr="264E7EA7" w:rsidR="41E72E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  <w:t xml:space="preserve">Postup </w:t>
      </w:r>
    </w:p>
    <w:p w:rsidR="372A9302" w:rsidP="05FC9CB3" w:rsidRDefault="372A9302" w14:paraId="56D60824" w14:textId="076D6B8F">
      <w:pPr>
        <w:pStyle w:val="Normln"/>
        <w:spacing w:line="259" w:lineRule="auto"/>
        <w:ind w:left="0"/>
      </w:pPr>
      <w:r w:rsidRPr="05FC9CB3" w:rsidR="1C5E3F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cs-CZ"/>
        </w:rPr>
        <w:t>Dělí se tak, že originální AIP je ochuzen + vznikne jeden nebo více dalších AIP, které částečně přebírají obsah původního AIP.</w:t>
      </w:r>
    </w:p>
    <w:p w:rsidRPr="005C21F7" w:rsidR="1665CB06" w:rsidP="05FC9CB3" w:rsidRDefault="1665CB06" w14:paraId="49D718D1" w14:textId="31F2ADB4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Alternativní scénáře (</w:t>
      </w:r>
      <w:r w:rsidRPr="05FC9CB3" w:rsidR="6627C208">
        <w:rPr>
          <w:rFonts w:ascii="Aptos Display" w:hAnsi="Aptos Display" w:eastAsia="Aptos Display" w:cs="Aptos Display"/>
        </w:rPr>
        <w:t>Alternative</w:t>
      </w:r>
      <w:r w:rsidRPr="05FC9CB3" w:rsidR="6627C208">
        <w:rPr>
          <w:rFonts w:ascii="Aptos Display" w:hAnsi="Aptos Display" w:eastAsia="Aptos Display" w:cs="Aptos Display"/>
        </w:rPr>
        <w:t xml:space="preserve"> </w:t>
      </w:r>
      <w:r w:rsidRPr="05FC9CB3" w:rsidR="6627C208">
        <w:rPr>
          <w:rFonts w:ascii="Aptos Display" w:hAnsi="Aptos Display" w:eastAsia="Aptos Display" w:cs="Aptos Display"/>
        </w:rPr>
        <w:t>Flows</w:t>
      </w:r>
      <w:r w:rsidRPr="05FC9CB3" w:rsidR="6627C208">
        <w:rPr>
          <w:rFonts w:ascii="Aptos Display" w:hAnsi="Aptos Display" w:eastAsia="Aptos Display" w:cs="Aptos Display"/>
        </w:rPr>
        <w:t>)</w:t>
      </w:r>
    </w:p>
    <w:p w:rsidR="11E747BC" w:rsidP="3A18809F" w:rsidRDefault="11E747BC" w14:paraId="2A2AFDA8" w14:textId="32F42D43">
      <w:pPr>
        <w:pStyle w:val="Nadpis3"/>
      </w:pPr>
      <w:r w:rsidRPr="3A18809F">
        <w:t>A1 – Pouze identifikace kandidátů</w:t>
      </w:r>
    </w:p>
    <w:p w:rsidR="11E747BC" w:rsidP="3A18809F" w:rsidRDefault="11E747BC" w14:paraId="51F905C0" w14:textId="50AEDEBC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systém označí AIP k transformaci </w:t>
      </w:r>
    </w:p>
    <w:p w:rsidR="11E747BC" w:rsidP="3A18809F" w:rsidRDefault="11E747BC" w14:paraId="3C5300CA" w14:textId="0A66EB1B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operace není automaticky provedena</w:t>
      </w:r>
    </w:p>
    <w:p w:rsidR="3A18809F" w:rsidP="3A18809F" w:rsidRDefault="3A18809F" w14:paraId="3A936762" w14:textId="769FF13E">
      <w:pPr>
        <w:spacing w:after="0"/>
        <w:rPr>
          <w:b/>
          <w:bCs/>
        </w:rPr>
      </w:pPr>
    </w:p>
    <w:p w:rsidR="11E747BC" w:rsidP="3A18809F" w:rsidRDefault="11E747BC" w14:paraId="3FBF167F" w14:textId="6886069A">
      <w:pPr>
        <w:pStyle w:val="Nadpis3"/>
        <w:rPr>
          <w:rFonts w:ascii="Aptos" w:hAnsi="Aptos" w:eastAsia="Aptos" w:cs="Aptos"/>
          <w:sz w:val="22"/>
          <w:szCs w:val="22"/>
        </w:rPr>
      </w:pPr>
      <w:r w:rsidRPr="3A18809F">
        <w:t>A2 – Ruční zásah operátora</w:t>
      </w:r>
    </w:p>
    <w:p w:rsidR="11E747BC" w:rsidP="3A18809F" w:rsidRDefault="11E747BC" w14:paraId="384329C4" w14:textId="6233E4BD">
      <w:pPr>
        <w:pStyle w:val="Odstavecseseznamem"/>
        <w:numPr>
          <w:ilvl w:val="0"/>
          <w:numId w:val="7"/>
        </w:numPr>
        <w:spacing w:after="0"/>
      </w:pPr>
      <w:r w:rsidRPr="3A18809F">
        <w:t>operátor upraví parametry dělení</w:t>
      </w:r>
    </w:p>
    <w:p w:rsidR="11E747BC" w:rsidP="3A18809F" w:rsidRDefault="11E747BC" w14:paraId="70FA02D7" w14:textId="72A5DA7E">
      <w:pPr>
        <w:pStyle w:val="Odstavecseseznamem"/>
        <w:numPr>
          <w:ilvl w:val="0"/>
          <w:numId w:val="7"/>
        </w:numPr>
        <w:spacing w:after="0"/>
      </w:pPr>
      <w:r w:rsidRPr="3A18809F">
        <w:t>spustí operaci manuálně</w:t>
      </w:r>
    </w:p>
    <w:p w:rsidR="11E747BC" w:rsidP="3A18809F" w:rsidRDefault="11E747BC" w14:paraId="3CD9A5B1" w14:textId="271B84BA">
      <w:pPr>
        <w:pStyle w:val="Nadpis3"/>
      </w:pPr>
      <w:r w:rsidRPr="3A18809F">
        <w:t>A3 – Automatická transformace</w:t>
      </w:r>
    </w:p>
    <w:p w:rsidR="11E747BC" w:rsidP="3A18809F" w:rsidRDefault="11E747BC" w14:paraId="1082C449" w14:textId="35EA9B66">
      <w:pPr>
        <w:pStyle w:val="Odstavecseseznamem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systém provede operaci bez zásahu </w:t>
      </w:r>
    </w:p>
    <w:p w:rsidR="11E747BC" w:rsidP="3A18809F" w:rsidRDefault="11E747BC" w14:paraId="3EF653D6" w14:textId="40D6A971">
      <w:pPr>
        <w:pStyle w:val="Odstavecseseznamem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dle definovaného workflow</w:t>
      </w:r>
    </w:p>
    <w:p w:rsidR="3A18809F" w:rsidP="3A18809F" w:rsidRDefault="3A18809F" w14:paraId="5D092CD7" w14:textId="2EF76087">
      <w:pPr>
        <w:spacing w:after="0"/>
        <w:rPr>
          <w:rFonts w:ascii="Aptos" w:hAnsi="Aptos" w:eastAsia="Aptos" w:cs="Aptos"/>
        </w:rPr>
      </w:pPr>
    </w:p>
    <w:p w:rsidR="372A9302" w:rsidP="00A5754F" w:rsidRDefault="372A9302" w14:paraId="16F56699" w14:textId="1D4FC5CA"/>
    <w:p w:rsidRPr="005C21F7" w:rsidR="1665CB06" w:rsidP="05FC9CB3" w:rsidRDefault="1665CB06" w14:paraId="7D39158D" w14:textId="4D666F7F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Výjimečné scénáře (</w:t>
      </w:r>
      <w:r w:rsidRPr="05FC9CB3" w:rsidR="6627C208">
        <w:rPr>
          <w:rFonts w:ascii="Aptos Display" w:hAnsi="Aptos Display" w:eastAsia="Aptos Display" w:cs="Aptos Display"/>
        </w:rPr>
        <w:t>Exception</w:t>
      </w:r>
      <w:r w:rsidRPr="05FC9CB3" w:rsidR="6627C208">
        <w:rPr>
          <w:rFonts w:ascii="Aptos Display" w:hAnsi="Aptos Display" w:eastAsia="Aptos Display" w:cs="Aptos Display"/>
        </w:rPr>
        <w:t xml:space="preserve"> </w:t>
      </w:r>
      <w:r w:rsidRPr="05FC9CB3" w:rsidR="6627C208">
        <w:rPr>
          <w:rFonts w:ascii="Aptos Display" w:hAnsi="Aptos Display" w:eastAsia="Aptos Display" w:cs="Aptos Display"/>
        </w:rPr>
        <w:t>Flows</w:t>
      </w:r>
      <w:r w:rsidRPr="05FC9CB3" w:rsidR="6627C208">
        <w:rPr>
          <w:rFonts w:ascii="Aptos Display" w:hAnsi="Aptos Display" w:eastAsia="Aptos Display" w:cs="Aptos Display"/>
        </w:rPr>
        <w:t>)</w:t>
      </w:r>
    </w:p>
    <w:p w:rsidR="4AA44496" w:rsidP="3A18809F" w:rsidRDefault="4AA44496" w14:paraId="581E2D08" w14:textId="507DE78A">
      <w:pPr>
        <w:pStyle w:val="Nadpis3"/>
      </w:pPr>
      <w:r w:rsidRPr="3A18809F">
        <w:t>E1 – Nekonzistentní metadata</w:t>
      </w:r>
    </w:p>
    <w:p w:rsidR="4AA44496" w:rsidP="3A18809F" w:rsidRDefault="4AA44496" w14:paraId="71692B21" w14:textId="64A17239">
      <w:pPr>
        <w:pStyle w:val="Odstavecseseznamem"/>
        <w:numPr>
          <w:ilvl w:val="0"/>
          <w:numId w:val="4"/>
        </w:numPr>
        <w:spacing w:after="0"/>
      </w:pPr>
      <w:r w:rsidRPr="3A18809F">
        <w:t xml:space="preserve">nelze rozhodnout o transformaci </w:t>
      </w:r>
    </w:p>
    <w:p w:rsidR="4AA44496" w:rsidP="3A18809F" w:rsidRDefault="4AA44496" w14:paraId="55C7C971" w14:textId="5B233872">
      <w:pPr>
        <w:pStyle w:val="Odstavecseseznamem"/>
        <w:numPr>
          <w:ilvl w:val="0"/>
          <w:numId w:val="4"/>
        </w:numPr>
        <w:spacing w:after="0"/>
      </w:pPr>
      <w:r w:rsidRPr="3A18809F">
        <w:t xml:space="preserve">AIP označen k manuálnímu posouzení </w:t>
      </w:r>
      <w:r w:rsidRPr="3A18809F" w:rsidR="35B2311C">
        <w:t xml:space="preserve">-&gt; Operátor/administrátor FC </w:t>
      </w:r>
      <w:r w:rsidRPr="3A18809F" w:rsidR="00D2062D">
        <w:t>Administrace</w:t>
      </w:r>
    </w:p>
    <w:p w:rsidR="4AA44496" w:rsidP="3A18809F" w:rsidRDefault="4AA44496" w14:paraId="381548A5" w14:textId="01471F5B">
      <w:pPr>
        <w:pStyle w:val="Nadpis3"/>
      </w:pPr>
      <w:r w:rsidRPr="3A18809F">
        <w:t>E2 – Chyba při transformaci</w:t>
      </w:r>
    </w:p>
    <w:p w:rsidR="4AA44496" w:rsidP="3A18809F" w:rsidRDefault="4AA44496" w14:paraId="655FB2C9" w14:textId="7E07EFAC">
      <w:pPr>
        <w:pStyle w:val="Odstavecseseznamem"/>
        <w:numPr>
          <w:ilvl w:val="0"/>
          <w:numId w:val="3"/>
        </w:numPr>
        <w:spacing w:after="0"/>
      </w:pPr>
      <w:r w:rsidRPr="3A18809F">
        <w:t xml:space="preserve">operace selže </w:t>
      </w:r>
    </w:p>
    <w:p w:rsidR="4AA44496" w:rsidP="3A18809F" w:rsidRDefault="4AA44496" w14:paraId="50180B81" w14:textId="11851661">
      <w:pPr>
        <w:pStyle w:val="Odstavecseseznamem"/>
        <w:numPr>
          <w:ilvl w:val="0"/>
          <w:numId w:val="3"/>
        </w:numPr>
        <w:spacing w:after="0"/>
      </w:pPr>
      <w:commentRangeStart w:id="2"/>
      <w:r w:rsidRPr="3A18809F">
        <w:t>rollback</w:t>
      </w:r>
      <w:commentRangeEnd w:id="2"/>
      <w:r w:rsidRPr="3A18809F">
        <w:rPr>
          <w:rStyle w:val="Odkaznakoment"/>
          <w:sz w:val="22"/>
          <w:szCs w:val="22"/>
        </w:rPr>
        <w:commentReference w:id="2"/>
      </w:r>
      <w:r w:rsidRPr="3A18809F">
        <w:t xml:space="preserve"> / částečné dokončení </w:t>
      </w:r>
    </w:p>
    <w:p w:rsidR="4AA44496" w:rsidP="3A18809F" w:rsidRDefault="4AA44496" w14:paraId="1CAFB9AA" w14:textId="70D40973">
      <w:pPr>
        <w:pStyle w:val="Odstavecseseznamem"/>
        <w:numPr>
          <w:ilvl w:val="0"/>
          <w:numId w:val="3"/>
        </w:numPr>
        <w:spacing w:after="0"/>
      </w:pPr>
      <w:r w:rsidRPr="3A18809F">
        <w:t>záznam + notifikace</w:t>
      </w:r>
      <w:r w:rsidRPr="3A18809F" w:rsidR="6CF5F598">
        <w:t xml:space="preserve"> o chybě a neprovedení operace (pokud bude zjištěno)</w:t>
      </w:r>
      <w:r w:rsidRPr="3A18809F">
        <w:t xml:space="preserve"> </w:t>
      </w:r>
    </w:p>
    <w:p w:rsidR="4AA44496" w:rsidP="3A18809F" w:rsidRDefault="4AA44496" w14:paraId="4168A34A" w14:textId="5E69C146">
      <w:pPr>
        <w:pStyle w:val="Nadpis3"/>
      </w:pPr>
      <w:r w:rsidRPr="3A18809F">
        <w:t>E3 – Ztráta vazeb mezi AIP</w:t>
      </w:r>
    </w:p>
    <w:p w:rsidR="4AA44496" w:rsidP="3A18809F" w:rsidRDefault="4AA44496" w14:paraId="394E9577" w14:textId="31D36316">
      <w:pPr>
        <w:pStyle w:val="Odstavecseseznamem"/>
        <w:numPr>
          <w:ilvl w:val="0"/>
          <w:numId w:val="2"/>
        </w:numPr>
        <w:spacing w:after="0"/>
      </w:pPr>
      <w:commentRangeStart w:id="3"/>
      <w:commentRangeStart w:id="4"/>
      <w:r w:rsidRPr="3A18809F">
        <w:t>kritická chyba</w:t>
      </w:r>
      <w:commentRangeEnd w:id="3"/>
      <w:r w:rsidRPr="3A18809F">
        <w:rPr>
          <w:rStyle w:val="Odkaznakoment"/>
          <w:sz w:val="22"/>
          <w:szCs w:val="22"/>
        </w:rPr>
        <w:commentReference w:id="3"/>
      </w:r>
      <w:commentRangeEnd w:id="4"/>
      <w:r>
        <w:rPr>
          <w:rStyle w:val="CommentReference"/>
        </w:rPr>
        <w:commentReference w:id="4"/>
      </w:r>
      <w:r w:rsidRPr="3A18809F">
        <w:t xml:space="preserve"> </w:t>
      </w:r>
    </w:p>
    <w:p w:rsidR="4AA44496" w:rsidP="3A18809F" w:rsidRDefault="4AA44496" w14:paraId="25977D6B" w14:textId="79D586A9">
      <w:pPr>
        <w:pStyle w:val="Odstavecseseznamem"/>
        <w:numPr>
          <w:ilvl w:val="0"/>
          <w:numId w:val="2"/>
        </w:numPr>
        <w:spacing w:after="0"/>
      </w:pPr>
      <w:r w:rsidRPr="3A18809F">
        <w:t>nutná eskalace</w:t>
      </w:r>
    </w:p>
    <w:p w:rsidR="3A18809F" w:rsidP="3A18809F" w:rsidRDefault="3A18809F" w14:paraId="18D7ACDC" w14:textId="12E8058D"/>
    <w:p w:rsidRPr="005C21F7" w:rsidR="1665CB06" w:rsidP="05FC9CB3" w:rsidRDefault="1665CB06" w14:paraId="1BE133F9" w14:textId="771C6D97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Frekvence výskytu</w:t>
      </w:r>
    </w:p>
    <w:p w:rsidR="64B50CD9" w:rsidP="3A18809F" w:rsidRDefault="64B50CD9" w14:paraId="2777E97E" w14:textId="4BF7559B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Málo až středně častá operace (po zprovoznění mechanismu aktualizace archivního popisu z</w:t>
      </w:r>
      <w:r w:rsidR="005B6E54">
        <w:rPr>
          <w:rFonts w:ascii="Aptos" w:hAnsi="Aptos" w:eastAsia="Aptos" w:cs="Aptos"/>
        </w:rPr>
        <w:t xml:space="preserve"> </w:t>
      </w:r>
      <w:r w:rsidRPr="3A18809F">
        <w:rPr>
          <w:rFonts w:ascii="Aptos" w:hAnsi="Aptos" w:eastAsia="Aptos" w:cs="Aptos"/>
        </w:rPr>
        <w:t xml:space="preserve">pořádcích SW pečujícími archivy.) </w:t>
      </w:r>
    </w:p>
    <w:p w:rsidR="64B50CD9" w:rsidP="3A18809F" w:rsidRDefault="64B50CD9" w14:paraId="2589D331" w14:textId="4F1C4EEE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 xml:space="preserve">Po změně metadat / politik </w:t>
      </w:r>
    </w:p>
    <w:p w:rsidR="64B50CD9" w:rsidP="3A18809F" w:rsidRDefault="64B50CD9" w14:paraId="59A612F9" w14:textId="29F1D633">
      <w:p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Ad-hoc dle potřeby</w:t>
      </w:r>
    </w:p>
    <w:p w:rsidR="3A18809F" w:rsidP="3A18809F" w:rsidRDefault="3A18809F" w14:paraId="3C11F573" w14:textId="6F151F4E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080CADFC" w14:textId="30859F5A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  <w:lang w:val="en-US"/>
        </w:rPr>
      </w:pPr>
      <w:r w:rsidRPr="05FC9CB3" w:rsidR="6627C208">
        <w:rPr>
          <w:rFonts w:ascii="Aptos Display" w:hAnsi="Aptos Display" w:eastAsia="Aptos Display" w:cs="Aptos Display"/>
          <w:lang w:val="en-US"/>
        </w:rPr>
        <w:t>Speciální požadavky (Non-</w:t>
      </w:r>
      <w:r w:rsidRPr="05FC9CB3" w:rsidR="6627C208">
        <w:rPr>
          <w:rFonts w:ascii="Aptos Display" w:hAnsi="Aptos Display" w:eastAsia="Aptos Display" w:cs="Aptos Display"/>
          <w:lang w:val="en-US"/>
        </w:rPr>
        <w:t>functional</w:t>
      </w:r>
      <w:r w:rsidRPr="05FC9CB3" w:rsidR="6627C208">
        <w:rPr>
          <w:rFonts w:ascii="Aptos Display" w:hAnsi="Aptos Display" w:eastAsia="Aptos Display" w:cs="Aptos Display"/>
          <w:lang w:val="en-US"/>
        </w:rPr>
        <w:t xml:space="preserve"> / </w:t>
      </w:r>
      <w:r w:rsidRPr="05FC9CB3" w:rsidR="6627C208">
        <w:rPr>
          <w:rFonts w:ascii="Aptos Display" w:hAnsi="Aptos Display" w:eastAsia="Aptos Display" w:cs="Aptos Display"/>
          <w:lang w:val="en-US"/>
        </w:rPr>
        <w:t>Special</w:t>
      </w:r>
      <w:r w:rsidRPr="05FC9CB3" w:rsidR="6627C208">
        <w:rPr>
          <w:rFonts w:ascii="Aptos Display" w:hAnsi="Aptos Display" w:eastAsia="Aptos Display" w:cs="Aptos Display"/>
          <w:lang w:val="en-US"/>
        </w:rPr>
        <w:t xml:space="preserve"> </w:t>
      </w:r>
      <w:r w:rsidRPr="05FC9CB3" w:rsidR="6627C208">
        <w:rPr>
          <w:rFonts w:ascii="Aptos Display" w:hAnsi="Aptos Display" w:eastAsia="Aptos Display" w:cs="Aptos Display"/>
          <w:lang w:val="en-US"/>
        </w:rPr>
        <w:t>Requirements</w:t>
      </w:r>
      <w:r w:rsidRPr="05FC9CB3" w:rsidR="6627C208">
        <w:rPr>
          <w:rFonts w:ascii="Aptos Display" w:hAnsi="Aptos Display" w:eastAsia="Aptos Display" w:cs="Aptos Display"/>
          <w:lang w:val="en-US"/>
        </w:rPr>
        <w:t>)</w:t>
      </w:r>
    </w:p>
    <w:p w:rsidRPr="00EC614D" w:rsidR="1665CB06" w:rsidP="2D2BB59E" w:rsidRDefault="41AD2D2C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EC614D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EC614D" w:rsidR="1665CB06" w:rsidP="2D2BB59E" w:rsidRDefault="41AD2D2C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EC614D">
        <w:rPr>
          <w:rFonts w:ascii="Aptos" w:hAnsi="Aptos" w:eastAsia="Aptos" w:cs="Aptos"/>
          <w:color w:val="000000" w:themeColor="text1"/>
        </w:rPr>
        <w:lastRenderedPageBreak/>
        <w:t xml:space="preserve">Výkon – uložení jednoho </w:t>
      </w:r>
      <w:r w:rsidRPr="00EC614D" w:rsidR="6B8EC69E">
        <w:rPr>
          <w:rFonts w:ascii="Aptos" w:hAnsi="Aptos" w:eastAsia="Aptos" w:cs="Aptos"/>
          <w:color w:val="000000" w:themeColor="text1"/>
        </w:rPr>
        <w:t>S</w:t>
      </w:r>
      <w:r w:rsidRPr="00EC614D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EC614D" w:rsidR="3A7DBC53">
        <w:rPr>
          <w:rFonts w:ascii="Aptos" w:hAnsi="Aptos" w:eastAsia="Aptos" w:cs="Aptos"/>
          <w:color w:val="000000" w:themeColor="text1"/>
        </w:rPr>
        <w:t>; 3000 SIP za den</w:t>
      </w:r>
      <w:r w:rsidRPr="00EC614D">
        <w:rPr>
          <w:rFonts w:ascii="Aptos" w:hAnsi="Aptos" w:eastAsia="Aptos" w:cs="Aptos"/>
          <w:color w:val="000000" w:themeColor="text1"/>
        </w:rPr>
        <w:t>).</w:t>
      </w:r>
    </w:p>
    <w:p w:rsidRPr="00EC614D" w:rsidR="1665CB06" w:rsidP="2D2BB59E" w:rsidRDefault="41AD2D2C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EC614D">
        <w:rPr>
          <w:rFonts w:ascii="Aptos" w:hAnsi="Aptos" w:eastAsia="Aptos" w:cs="Aptos"/>
          <w:color w:val="000000" w:themeColor="text1"/>
        </w:rPr>
        <w:t>Audit a logování – po</w:t>
      </w:r>
      <w:r w:rsidRPr="00EC614D" w:rsidR="7975B705">
        <w:rPr>
          <w:rFonts w:ascii="Aptos" w:hAnsi="Aptos" w:eastAsia="Aptos" w:cs="Aptos"/>
          <w:color w:val="000000" w:themeColor="text1"/>
        </w:rPr>
        <w:t>stup příjmu je logován do ingest</w:t>
      </w:r>
      <w:r w:rsidRPr="00EC614D" w:rsidR="45CE5F8A">
        <w:rPr>
          <w:rFonts w:ascii="Aptos" w:hAnsi="Aptos" w:eastAsia="Aptos" w:cs="Aptos"/>
          <w:color w:val="000000" w:themeColor="text1"/>
        </w:rPr>
        <w:t>_premis</w:t>
      </w:r>
      <w:r w:rsidRPr="00EC614D" w:rsidR="7975B705">
        <w:rPr>
          <w:rFonts w:ascii="Aptos" w:hAnsi="Aptos" w:eastAsia="Aptos" w:cs="Aptos"/>
          <w:color w:val="000000" w:themeColor="text1"/>
        </w:rPr>
        <w:t xml:space="preserve">.xml a FC Správa </w:t>
      </w:r>
      <w:r w:rsidRPr="00EC614D" w:rsidR="06577132">
        <w:rPr>
          <w:rFonts w:ascii="Aptos" w:hAnsi="Aptos" w:eastAsia="Aptos" w:cs="Aptos"/>
          <w:color w:val="000000" w:themeColor="text1"/>
        </w:rPr>
        <w:t>dat</w:t>
      </w:r>
      <w:r w:rsidRPr="00EC614D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EC614D" w:rsidR="1665CB06" w:rsidP="2D2BB59E" w:rsidRDefault="09A978CE" w14:paraId="155341B3" w14:textId="5CD8A4A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EC614D">
        <w:rPr>
          <w:rFonts w:ascii="Aptos" w:hAnsi="Aptos" w:eastAsia="Aptos" w:cs="Aptos"/>
          <w:color w:val="000000" w:themeColor="text1"/>
        </w:rPr>
        <w:t xml:space="preserve">Bezpečnost – </w:t>
      </w:r>
      <w:r w:rsidRPr="00EC614D" w:rsidR="5C60C79A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00EC614D" w:rsidR="7BABD099">
        <w:rPr>
          <w:rFonts w:ascii="Aptos" w:hAnsi="Aptos" w:eastAsia="Aptos" w:cs="Aptos"/>
          <w:color w:val="000000" w:themeColor="text1"/>
        </w:rPr>
        <w:t>ení dat</w:t>
      </w:r>
      <w:r w:rsidR="00E12A6D">
        <w:rPr>
          <w:rFonts w:ascii="Aptos" w:hAnsi="Aptos" w:eastAsia="Aptos" w:cs="Aptos"/>
          <w:color w:val="000000" w:themeColor="text1"/>
        </w:rPr>
        <w:t xml:space="preserve"> – </w:t>
      </w:r>
      <w:r w:rsidRPr="00EC614D" w:rsidR="7BABD099">
        <w:rPr>
          <w:rFonts w:ascii="Aptos" w:hAnsi="Aptos" w:eastAsia="Aptos" w:cs="Aptos"/>
          <w:color w:val="000000" w:themeColor="text1"/>
        </w:rPr>
        <w:t>požadavky ZD obecně na systém</w:t>
      </w:r>
      <w:r w:rsidR="00E12A6D">
        <w:rPr>
          <w:rFonts w:ascii="Aptos" w:hAnsi="Aptos" w:eastAsia="Aptos" w:cs="Aptos"/>
          <w:color w:val="000000" w:themeColor="text1"/>
        </w:rPr>
        <w:t>.</w:t>
      </w:r>
    </w:p>
    <w:p w:rsidRPr="00EC614D" w:rsidR="334AD3C3" w:rsidP="5F13AA0A" w:rsidRDefault="7BABD099" w14:paraId="30ECE235" w14:textId="5E7E9C0A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EC614D">
        <w:rPr>
          <w:rFonts w:ascii="Aptos" w:hAnsi="Aptos" w:eastAsia="Aptos" w:cs="Aptos"/>
          <w:color w:val="000000" w:themeColor="text1"/>
        </w:rPr>
        <w:t xml:space="preserve">Kyberbezpečnost </w:t>
      </w:r>
      <w:r w:rsidRPr="00EC614D" w:rsidR="298F778F">
        <w:rPr>
          <w:rFonts w:ascii="Aptos" w:hAnsi="Aptos" w:eastAsia="Aptos" w:cs="Aptos"/>
          <w:color w:val="000000" w:themeColor="text1"/>
        </w:rPr>
        <w:t>–</w:t>
      </w:r>
      <w:r w:rsidRPr="00EC614D">
        <w:rPr>
          <w:rFonts w:ascii="Aptos" w:hAnsi="Aptos" w:eastAsia="Aptos" w:cs="Aptos"/>
          <w:color w:val="000000" w:themeColor="text1"/>
        </w:rPr>
        <w:t xml:space="preserve"> </w:t>
      </w:r>
      <w:r w:rsidR="00E12A6D">
        <w:rPr>
          <w:rFonts w:ascii="Aptos" w:hAnsi="Aptos" w:eastAsia="Aptos" w:cs="Aptos"/>
          <w:color w:val="000000" w:themeColor="text1"/>
        </w:rPr>
        <w:t>vychází z </w:t>
      </w:r>
      <w:r w:rsidRPr="00EC614D">
        <w:rPr>
          <w:rFonts w:ascii="Aptos" w:hAnsi="Aptos" w:eastAsia="Aptos" w:cs="Aptos"/>
          <w:color w:val="000000" w:themeColor="text1"/>
        </w:rPr>
        <w:t>požadavk</w:t>
      </w:r>
      <w:r w:rsidR="00E12A6D">
        <w:rPr>
          <w:rFonts w:ascii="Aptos" w:hAnsi="Aptos" w:eastAsia="Aptos" w:cs="Aptos"/>
          <w:color w:val="000000" w:themeColor="text1"/>
        </w:rPr>
        <w:t xml:space="preserve">ů </w:t>
      </w:r>
      <w:r w:rsidRPr="00EC614D">
        <w:rPr>
          <w:rFonts w:ascii="Aptos" w:hAnsi="Aptos" w:eastAsia="Aptos" w:cs="Aptos"/>
          <w:color w:val="000000" w:themeColor="text1"/>
        </w:rPr>
        <w:t>ZD</w:t>
      </w:r>
      <w:r w:rsidR="00E12A6D">
        <w:rPr>
          <w:rFonts w:ascii="Aptos" w:hAnsi="Aptos" w:eastAsia="Aptos" w:cs="Aptos"/>
          <w:color w:val="000000" w:themeColor="text1"/>
        </w:rPr>
        <w:t>.</w:t>
      </w:r>
    </w:p>
    <w:p w:rsidR="70A67A3C" w:rsidP="372A9302" w:rsidRDefault="70A67A3C" w14:paraId="5B50F867" w14:textId="6E8C8DC5">
      <w:pPr>
        <w:spacing w:line="259" w:lineRule="auto"/>
      </w:pPr>
      <w:r w:rsidRPr="05FC9CB3" w:rsidR="46447C07">
        <w:rPr>
          <w:rFonts w:ascii="Aptos" w:hAnsi="Aptos" w:eastAsia="Aptos" w:cs="Aptos"/>
          <w:b w:val="0"/>
          <w:bCs w:val="0"/>
          <w:rPrChange w:author="Hanuš Jan" w:date="2026-06-18T08:10:41.014Z" w16du:dateUtc="2026-06-18T08:10:41.014Z" w:id="574018907">
            <w:rPr>
              <w:rFonts w:ascii="Aptos" w:hAnsi="Aptos" w:eastAsia="Aptos" w:cs="Aptos"/>
              <w:b w:val="1"/>
              <w:bCs w:val="1"/>
            </w:rPr>
          </w:rPrChange>
        </w:rPr>
        <w:t>Škálovatelnost</w:t>
      </w:r>
      <w:r w:rsidRPr="05FC9CB3" w:rsidR="46447C07">
        <w:rPr>
          <w:rFonts w:ascii="Aptos" w:hAnsi="Aptos" w:eastAsia="Aptos" w:cs="Aptos"/>
          <w:b w:val="1"/>
          <w:bCs w:val="1"/>
        </w:rPr>
        <w:t>:</w:t>
      </w:r>
      <w:r w:rsidRPr="05FC9CB3" w:rsidR="46447C07">
        <w:rPr>
          <w:rFonts w:ascii="Aptos" w:hAnsi="Aptos" w:eastAsia="Aptos" w:cs="Aptos"/>
        </w:rPr>
        <w:t xml:space="preserve"> možnost paralelního zpracování</w:t>
      </w:r>
    </w:p>
    <w:p w:rsidR="2B79DEB9" w:rsidP="3A18809F" w:rsidRDefault="2B79DEB9" w14:paraId="061E8E6A" w14:textId="7AAAE1CE">
      <w:pPr>
        <w:spacing w:after="0"/>
        <w:rPr>
          <w:rFonts w:ascii="Aptos" w:hAnsi="Aptos" w:eastAsia="Aptos" w:cs="Aptos"/>
        </w:rPr>
      </w:pPr>
      <w:r w:rsidRPr="05FC9CB3" w:rsidR="61484C98">
        <w:rPr>
          <w:rFonts w:ascii="Aptos" w:hAnsi="Aptos" w:eastAsia="Aptos" w:cs="Aptos"/>
          <w:b w:val="0"/>
          <w:bCs w:val="0"/>
          <w:rPrChange w:author="Hanuš Jan" w:date="2026-06-18T08:10:42.269Z" w16du:dateUtc="2026-06-18T08:10:42.269Z" w:id="1172911900">
            <w:rPr>
              <w:rFonts w:ascii="Aptos" w:hAnsi="Aptos" w:eastAsia="Aptos" w:cs="Aptos"/>
              <w:b w:val="1"/>
              <w:bCs w:val="1"/>
            </w:rPr>
          </w:rPrChange>
        </w:rPr>
        <w:t>Konzistence</w:t>
      </w:r>
      <w:r w:rsidRPr="05FC9CB3" w:rsidR="61484C98">
        <w:rPr>
          <w:rFonts w:ascii="Aptos" w:hAnsi="Aptos" w:eastAsia="Aptos" w:cs="Aptos"/>
          <w:b w:val="1"/>
          <w:bCs w:val="1"/>
        </w:rPr>
        <w:t>:</w:t>
      </w:r>
      <w:r w:rsidRPr="05FC9CB3" w:rsidR="61484C98">
        <w:rPr>
          <w:rFonts w:ascii="Aptos" w:hAnsi="Aptos" w:eastAsia="Aptos" w:cs="Aptos"/>
        </w:rPr>
        <w:t xml:space="preserve"> systém nesmí zůstat v </w:t>
      </w:r>
      <w:r w:rsidRPr="05FC9CB3" w:rsidR="61484C98">
        <w:rPr>
          <w:rFonts w:ascii="Aptos" w:hAnsi="Aptos" w:eastAsia="Aptos" w:cs="Aptos"/>
        </w:rPr>
        <w:t>mezistavu</w:t>
      </w:r>
    </w:p>
    <w:p w:rsidR="3A18809F" w:rsidP="3A18809F" w:rsidRDefault="3A18809F" w14:paraId="5B81349F" w14:textId="0D6365B0">
      <w:pPr>
        <w:spacing w:line="259" w:lineRule="auto"/>
        <w:rPr>
          <w:rFonts w:ascii="Aptos" w:hAnsi="Aptos" w:eastAsia="Aptos" w:cs="Aptos"/>
        </w:rPr>
      </w:pPr>
    </w:p>
    <w:p w:rsidRPr="005C21F7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5C21F7" w:rsidR="1665CB06" w:rsidP="05FC9CB3" w:rsidRDefault="1665CB06" w14:paraId="4E48F060" w14:textId="794E49C3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Datové objekty / vstupy a výstupy</w:t>
      </w:r>
    </w:p>
    <w:p w:rsidRPr="005C21F7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Vstupy:</w:t>
      </w:r>
    </w:p>
    <w:p w:rsidR="065AFAC5" w:rsidP="3A18809F" w:rsidRDefault="065AFAC5" w14:paraId="6E9E8CCD" w14:textId="58EB0D99">
      <w:pPr>
        <w:pStyle w:val="Odstavecseseznamem"/>
        <w:numPr>
          <w:ilvl w:val="0"/>
          <w:numId w:val="21"/>
        </w:numPr>
        <w:spacing w:after="0"/>
      </w:pPr>
      <w:r w:rsidRPr="3A18809F">
        <w:t xml:space="preserve">AIP určené k transformaci </w:t>
      </w:r>
    </w:p>
    <w:p w:rsidR="065AFAC5" w:rsidP="3A18809F" w:rsidRDefault="065AFAC5" w14:paraId="0FE65388" w14:textId="56839334">
      <w:pPr>
        <w:pStyle w:val="Odstavecseseznamem"/>
        <w:numPr>
          <w:ilvl w:val="0"/>
          <w:numId w:val="21"/>
        </w:numPr>
        <w:spacing w:after="0"/>
      </w:pPr>
      <w:r w:rsidRPr="3A18809F">
        <w:t xml:space="preserve">Změnové SIP </w:t>
      </w:r>
    </w:p>
    <w:p w:rsidR="065AFAC5" w:rsidP="3A18809F" w:rsidRDefault="065AFAC5" w14:paraId="42BB684A" w14:textId="348A227F">
      <w:pPr>
        <w:pStyle w:val="Odstavecseseznamem"/>
        <w:numPr>
          <w:ilvl w:val="0"/>
          <w:numId w:val="21"/>
        </w:numPr>
        <w:spacing w:after="0"/>
      </w:pPr>
      <w:r w:rsidRPr="3A18809F">
        <w:t xml:space="preserve">Metadata (archivní popis, kontext) </w:t>
      </w:r>
    </w:p>
    <w:p w:rsidR="065AFAC5" w:rsidP="3A18809F" w:rsidRDefault="065AFAC5" w14:paraId="454562DC" w14:textId="1A0F348D">
      <w:pPr>
        <w:pStyle w:val="Odstavecseseznamem"/>
        <w:numPr>
          <w:ilvl w:val="0"/>
          <w:numId w:val="21"/>
        </w:numPr>
        <w:spacing w:after="0"/>
        <w:rPr/>
      </w:pPr>
      <w:r w:rsidR="065AFAC5">
        <w:rPr/>
        <w:t>Politiky a pravidla</w:t>
      </w:r>
      <w:r w:rsidR="0C2593F7">
        <w:rPr/>
        <w:t xml:space="preserve"> – parametry pro dělení AIP</w:t>
      </w:r>
    </w:p>
    <w:p w:rsidR="3A18809F" w:rsidP="3A18809F" w:rsidRDefault="3A18809F" w14:paraId="71F2FA15" w14:textId="70BD763A">
      <w:pPr>
        <w:pStyle w:val="Odstavecseseznamem"/>
        <w:spacing w:after="0"/>
      </w:pPr>
    </w:p>
    <w:p w:rsidRPr="005C21F7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Výstupy:</w:t>
      </w:r>
    </w:p>
    <w:p w:rsidR="4D5E621B" w:rsidP="3A18809F" w:rsidRDefault="4D5E621B" w14:paraId="43D606BC" w14:textId="78C643B6">
      <w:pPr>
        <w:pStyle w:val="Odstavecseseznamem"/>
        <w:numPr>
          <w:ilvl w:val="0"/>
          <w:numId w:val="24"/>
        </w:numPr>
      </w:pPr>
      <w:r w:rsidRPr="3A18809F">
        <w:t xml:space="preserve">Nové a aktualizované AIP </w:t>
      </w:r>
    </w:p>
    <w:p w:rsidR="4D5E621B" w:rsidP="3A18809F" w:rsidRDefault="4D5E621B" w14:paraId="3C9AE170" w14:textId="4ADE7900">
      <w:pPr>
        <w:pStyle w:val="Odstavecseseznamem"/>
        <w:numPr>
          <w:ilvl w:val="0"/>
          <w:numId w:val="24"/>
        </w:numPr>
        <w:spacing w:after="0"/>
      </w:pPr>
      <w:r w:rsidRPr="3A18809F">
        <w:t xml:space="preserve">Aktualizovaná metadata ve Správě dat </w:t>
      </w:r>
    </w:p>
    <w:p w:rsidR="4D5E621B" w:rsidP="3A18809F" w:rsidRDefault="4D5E621B" w14:paraId="5E513097" w14:textId="6041D814">
      <w:pPr>
        <w:pStyle w:val="Odstavecseseznamem"/>
        <w:numPr>
          <w:ilvl w:val="0"/>
          <w:numId w:val="24"/>
        </w:numPr>
        <w:spacing w:after="0"/>
        <w:rPr/>
      </w:pPr>
      <w:r w:rsidR="4D5E621B">
        <w:rPr/>
        <w:t>Notifikace</w:t>
      </w:r>
    </w:p>
    <w:p w:rsidR="515E8B8B" w:rsidP="264E7EA7" w:rsidRDefault="515E8B8B" w14:paraId="626D6960" w14:textId="5A1D7306">
      <w:pPr>
        <w:pStyle w:val="Odstavecseseznamem"/>
        <w:numPr>
          <w:ilvl w:val="0"/>
          <w:numId w:val="24"/>
        </w:numPr>
        <w:spacing w:after="0"/>
        <w:rPr/>
      </w:pPr>
      <w:r w:rsidR="515E8B8B">
        <w:rPr/>
        <w:t xml:space="preserve">Zpráva pro </w:t>
      </w:r>
      <w:r w:rsidR="515E8B8B">
        <w:rPr/>
        <w:t>PEvA</w:t>
      </w:r>
      <w:r w:rsidR="515E8B8B">
        <w:rPr/>
        <w:t xml:space="preserve"> o vnitřní změně</w:t>
      </w:r>
    </w:p>
    <w:p w:rsidR="53D0D049" w:rsidP="005D6931" w:rsidRDefault="1BDE4B98" w14:paraId="7B2FB3BD" w14:textId="39EF1CDB">
      <w:pPr>
        <w:pStyle w:val="Odstavecseseznamem"/>
        <w:numPr>
          <w:ilvl w:val="0"/>
          <w:numId w:val="24"/>
        </w:numPr>
        <w:rPr>
          <w:rFonts w:ascii="Aptos" w:hAnsi="Aptos" w:eastAsia="Aptos" w:cs="Aptos"/>
          <w:color w:val="000000" w:themeColor="text1"/>
        </w:rPr>
      </w:pPr>
      <w:r w:rsidRPr="3A18809F">
        <w:rPr>
          <w:rFonts w:ascii="Aptos" w:hAnsi="Aptos" w:eastAsia="Aptos" w:cs="Aptos"/>
          <w:color w:val="000000" w:themeColor="text1"/>
        </w:rPr>
        <w:t xml:space="preserve">Záznam v transakčním logu IS NDA, včetně příp. </w:t>
      </w:r>
      <w:r w:rsidRPr="3A18809F" w:rsidR="5B82145F">
        <w:rPr>
          <w:rFonts w:ascii="Aptos" w:hAnsi="Aptos" w:eastAsia="Aptos" w:cs="Aptos"/>
          <w:color w:val="000000" w:themeColor="text1"/>
        </w:rPr>
        <w:t>c</w:t>
      </w:r>
      <w:r w:rsidRPr="3A18809F">
        <w:rPr>
          <w:rFonts w:ascii="Aptos" w:hAnsi="Aptos" w:eastAsia="Aptos" w:cs="Aptos"/>
          <w:color w:val="000000" w:themeColor="text1"/>
        </w:rPr>
        <w:t>hyb.</w:t>
      </w:r>
    </w:p>
    <w:p w:rsidRPr="00E12A6D" w:rsidR="00E12A6D" w:rsidP="00E12A6D" w:rsidRDefault="00E12A6D" w14:paraId="1FBF4CE3" w14:textId="77777777">
      <w:pPr>
        <w:rPr>
          <w:rFonts w:ascii="Aptos" w:hAnsi="Aptos" w:eastAsia="Aptos" w:cs="Aptos"/>
          <w:color w:val="000000" w:themeColor="text1"/>
        </w:rPr>
      </w:pPr>
    </w:p>
    <w:p w:rsidRPr="005C21F7" w:rsidR="1665CB06" w:rsidP="05FC9CB3" w:rsidRDefault="1665CB06" w14:paraId="02A36383" w14:textId="29973D92">
      <w:pPr>
        <w:pStyle w:val="Nadpis2"/>
        <w:numPr>
          <w:ilvl w:val="0"/>
          <w:numId w:val="32"/>
        </w:numPr>
        <w:rPr>
          <w:rFonts w:ascii="Aptos Display" w:hAnsi="Aptos Display" w:eastAsia="Aptos Display" w:cs="Aptos Display"/>
        </w:rPr>
      </w:pPr>
      <w:r w:rsidRPr="05FC9CB3" w:rsidR="6627C208">
        <w:rPr>
          <w:rFonts w:ascii="Aptos Display" w:hAnsi="Aptos Display" w:eastAsia="Aptos Display" w:cs="Aptos Display"/>
        </w:rPr>
        <w:t>Otevřené otázky / poznámky</w:t>
      </w:r>
    </w:p>
    <w:p w:rsidR="25759E60" w:rsidP="3A18809F" w:rsidRDefault="25759E60" w14:paraId="2AEFC5EE" w14:textId="17EA653D">
      <w:pPr>
        <w:pStyle w:val="Odstavecseseznamem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Slučování AIP opravdu nikdy nebude podporováno a pokud v budoucnu ano, bude se jednat o rozvojový požadavek</w:t>
      </w:r>
    </w:p>
    <w:p w:rsidR="25759E60" w:rsidP="3A18809F" w:rsidRDefault="25759E60" w14:paraId="6F302E57" w14:textId="23D4161E">
      <w:pPr>
        <w:pStyle w:val="Odstavecseseznamem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3A18809F">
        <w:rPr>
          <w:rFonts w:ascii="Aptos" w:hAnsi="Aptos" w:eastAsia="Aptos" w:cs="Aptos"/>
        </w:rPr>
        <w:t>Jak prezentovat vazby AIP v</w:t>
      </w:r>
      <w:r w:rsidR="00E95FC2">
        <w:rPr>
          <w:rFonts w:ascii="Aptos" w:hAnsi="Aptos" w:eastAsia="Aptos" w:cs="Aptos"/>
        </w:rPr>
        <w:t> </w:t>
      </w:r>
      <w:r w:rsidRPr="3A18809F">
        <w:rPr>
          <w:rFonts w:ascii="Aptos" w:hAnsi="Aptos" w:eastAsia="Aptos" w:cs="Aptos"/>
        </w:rPr>
        <w:t>UI</w:t>
      </w:r>
    </w:p>
    <w:p w:rsidR="00E95FC2" w:rsidP="00E95FC2" w:rsidRDefault="00E95FC2" w14:paraId="0651F23A" w14:textId="3FB0A9A5">
      <w:pPr>
        <w:pStyle w:val="Odstavecseseznamem"/>
        <w:numPr>
          <w:ilvl w:val="1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Informace na detailu AIP, např. jako </w:t>
      </w:r>
      <w:r w:rsidR="00F53404">
        <w:rPr>
          <w:rFonts w:ascii="Aptos" w:hAnsi="Aptos" w:eastAsia="Aptos" w:cs="Aptos"/>
        </w:rPr>
        <w:t>„</w:t>
      </w:r>
      <w:r>
        <w:rPr>
          <w:rFonts w:ascii="Aptos" w:hAnsi="Aptos" w:eastAsia="Aptos" w:cs="Aptos"/>
        </w:rPr>
        <w:t xml:space="preserve">Související </w:t>
      </w:r>
      <w:r w:rsidR="00F53404">
        <w:rPr>
          <w:rFonts w:ascii="Aptos" w:hAnsi="Aptos" w:eastAsia="Aptos" w:cs="Aptos"/>
        </w:rPr>
        <w:t>AIP“</w:t>
      </w:r>
    </w:p>
    <w:p w:rsidR="00C47F37" w:rsidP="00C47F37" w:rsidRDefault="00C47F37" w14:paraId="77A22A4D" w14:textId="7D61856F">
      <w:pPr>
        <w:pStyle w:val="Odstavecseseznamem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Kontrola </w:t>
      </w:r>
      <w:r w:rsidRPr="00C47F37">
        <w:rPr>
          <w:rFonts w:ascii="Aptos" w:hAnsi="Aptos" w:eastAsia="Aptos" w:cs="Aptos"/>
        </w:rPr>
        <w:t>Ztrát</w:t>
      </w:r>
      <w:r>
        <w:rPr>
          <w:rFonts w:ascii="Aptos" w:hAnsi="Aptos" w:eastAsia="Aptos" w:cs="Aptos"/>
        </w:rPr>
        <w:t>y</w:t>
      </w:r>
      <w:r w:rsidRPr="00C47F37">
        <w:rPr>
          <w:rFonts w:ascii="Aptos" w:hAnsi="Aptos" w:eastAsia="Aptos" w:cs="Aptos"/>
        </w:rPr>
        <w:t xml:space="preserve"> vazeb mezi AIP</w:t>
      </w:r>
    </w:p>
    <w:p w:rsidR="00C47F37" w:rsidP="00C47F37" w:rsidRDefault="00C47F37" w14:paraId="07710B42" w14:textId="3E755202">
      <w:pPr>
        <w:pStyle w:val="Odstavecseseznamem"/>
        <w:numPr>
          <w:ilvl w:val="0"/>
          <w:numId w:val="1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Chyba transformace a rollback – jedna </w:t>
      </w:r>
      <w:r w:rsidR="00A20F43">
        <w:rPr>
          <w:rFonts w:ascii="Aptos" w:hAnsi="Aptos" w:eastAsia="Aptos" w:cs="Aptos"/>
        </w:rPr>
        <w:t>transakce, v případě chyby se nedokončí a buď se naváže, nebo se neprovede vůbec.</w:t>
      </w:r>
    </w:p>
    <w:p w:rsidR="3A18809F" w:rsidRDefault="3A18809F" w14:paraId="043EBA2A" w14:textId="4D02BEEF"/>
    <w:sectPr w:rsidR="3A18809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P" w:author="Guest Nimrichtrová Pavlína" w:date="2026-04-09T11:49:00Z" w:id="0">
    <w:p w:rsidR="00534EF0" w:rsidRDefault="00534EF0" w14:paraId="57A97CB7" w14:textId="57CD4B80">
      <w:pPr>
        <w:pStyle w:val="Textkomente"/>
      </w:pPr>
      <w:r>
        <w:rPr>
          <w:rStyle w:val="Odkaznakoment"/>
        </w:rPr>
        <w:annotationRef/>
      </w:r>
      <w:r w:rsidRPr="4CC30660">
        <w:t>nebude se realizovat</w:t>
      </w:r>
    </w:p>
  </w:comment>
  <w:comment w:initials="GP" w:author="Guest Nimrichtrová Pavlína" w:date="2026-04-09T11:50:00Z" w:id="1">
    <w:p w:rsidR="00534EF0" w:rsidRDefault="00534EF0" w14:paraId="62AD7CD1" w14:textId="2683CBA4">
      <w:pPr>
        <w:pStyle w:val="Textkomente"/>
      </w:pPr>
      <w:r>
        <w:rPr>
          <w:rStyle w:val="Odkaznakoment"/>
        </w:rPr>
        <w:annotationRef/>
      </w:r>
      <w:r w:rsidRPr="21CA6204">
        <w:t>nebude se realizovat</w:t>
      </w:r>
    </w:p>
  </w:comment>
  <w:comment w:initials="GP" w:author="Guest Nimrichtrová Pavlína" w:date="2026-04-09T11:54:00Z" w:id="2">
    <w:p w:rsidR="00534EF0" w:rsidRDefault="00534EF0" w14:paraId="050C0AF3" w14:textId="12CCDC40">
      <w:pPr>
        <w:pStyle w:val="Textkomente"/>
      </w:pPr>
      <w:r>
        <w:rPr>
          <w:rStyle w:val="Odkaznakoment"/>
        </w:rPr>
        <w:annotationRef/>
      </w:r>
      <w:r w:rsidRPr="6CA4514B">
        <w:t>?? jak by to mělo fungovat</w:t>
      </w:r>
    </w:p>
  </w:comment>
  <w:comment w:initials="GP" w:author="Guest Nimrichtrová Pavlína" w:date="2026-04-09T11:56:00Z" w:id="3">
    <w:p w:rsidR="00534EF0" w:rsidRDefault="00534EF0" w14:paraId="1FD5DE22" w14:textId="1D56B570">
      <w:pPr>
        <w:pStyle w:val="Textkomente"/>
      </w:pPr>
      <w:r>
        <w:rPr>
          <w:rStyle w:val="Odkaznakoment"/>
        </w:rPr>
        <w:annotationRef/>
      </w:r>
      <w:r w:rsidRPr="449947CA">
        <w:t>jak to zjistit</w:t>
      </w:r>
    </w:p>
  </w:comment>
  <w:comment w:initials="JH" w:author="Hanuš Jan" w:date="2026-04-09T13:46:00Z" w:id="4">
    <w:p w:rsidR="000D0B8E" w:rsidP="000D0B8E" w:rsidRDefault="000D0B8E" w14:paraId="20B5DDB1" w14:textId="77777777">
      <w:pPr>
        <w:pStyle w:val="Textkomente"/>
      </w:pPr>
      <w:r>
        <w:rPr>
          <w:rStyle w:val="Odkaznakoment"/>
        </w:rPr>
        <w:annotationRef/>
      </w:r>
      <w:r>
        <w:t>Rozmyslet ICZ - jako kontrolní mechanismy lze aplikovat?</w:t>
      </w:r>
    </w:p>
  </w:comment>
  <w:comment xmlns:w="http://schemas.openxmlformats.org/wordprocessingml/2006/main" w:initials="RJ" w:author="Růžička Jakub" w:date="2026-05-14T16:43:23" w:id="99092723">
    <w:p xmlns:w14="http://schemas.microsoft.com/office/word/2010/wordml" xmlns:w="http://schemas.openxmlformats.org/wordprocessingml/2006/main" w:rsidR="5ADB5C84" w:rsidRDefault="346305A0" w14:paraId="5A8EE127" w14:textId="500DC452">
      <w:pPr>
        <w:pStyle w:val="CommentText"/>
      </w:pPr>
      <w:r>
        <w:rPr>
          <w:rStyle w:val="CommentReference"/>
        </w:rPr>
        <w:annotationRef/>
      </w:r>
      <w:r w:rsidRPr="1644F051" w:rsidR="17749DAC">
        <w:t xml:space="preserve">Není možné tento UC smazat? Pokud se slučovaní AIP nebude realizovat, tak mi tento UC  připadá duplicitní s UC "Administrace – Dělení AIP" </w:t>
      </w:r>
    </w:p>
  </w:comment>
  <w:comment xmlns:w="http://schemas.openxmlformats.org/wordprocessingml/2006/main" w:initials="GP" w:author="Guest Nimrichtrová Pavlína" w:date="2026-05-21T10:37:40" w:id="1832543700">
    <w:p xmlns:w14="http://schemas.microsoft.com/office/word/2010/wordml" xmlns:w="http://schemas.openxmlformats.org/wordprocessingml/2006/main" w:rsidR="4FE4B6C0" w:rsidRDefault="62EA3780" w14:paraId="7851AD86" w14:textId="6D8BD5FF">
      <w:pPr>
        <w:pStyle w:val="CommentText"/>
      </w:pPr>
      <w:r>
        <w:rPr>
          <w:rStyle w:val="CommentReference"/>
        </w:rPr>
        <w:annotationRef/>
      </w:r>
      <w:r w:rsidRPr="559C618C" w:rsidR="72E7192B">
        <w:t>Sloučila jsem do tohoto PU -&gt; smazat "Dělení AIP", tento ponechat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7A97CB7"/>
  <w15:commentEx w15:done="1" w15:paraId="62AD7CD1"/>
  <w15:commentEx w15:done="1" w15:paraId="050C0AF3"/>
  <w15:commentEx w15:done="1" w15:paraId="1FD5DE22"/>
  <w15:commentEx w15:done="1" w15:paraId="20B5DDB1" w15:paraIdParent="1FD5DE22"/>
  <w15:commentEx w15:done="1" w15:paraId="5A8EE127"/>
  <w15:commentEx w15:done="1" w15:paraId="7851AD86" w15:paraIdParent="5A8EE12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AB8D683" w16cex:dateUtc="2026-04-09T09:49:00Z"/>
  <w16cex:commentExtensible w16cex:durableId="416F069B" w16cex:dateUtc="2026-04-09T09:50:00Z"/>
  <w16cex:commentExtensible w16cex:durableId="02387C98" w16cex:dateUtc="2026-04-09T09:54:00Z"/>
  <w16cex:commentExtensible w16cex:durableId="75F628D0" w16cex:dateUtc="2026-04-09T09:56:00Z"/>
  <w16cex:commentExtensible w16cex:durableId="2B2FF2F0" w16cex:dateUtc="2026-04-09T11:46:00Z"/>
  <w16cex:commentExtensible w16cex:durableId="0C521677" w16cex:dateUtc="2026-05-14T14:43:23.43Z"/>
  <w16cex:commentExtensible w16cex:durableId="382731EC" w16cex:dateUtc="2026-05-21T08:37:40.14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7A97CB7" w16cid:durableId="1AB8D683"/>
  <w16cid:commentId w16cid:paraId="62AD7CD1" w16cid:durableId="416F069B"/>
  <w16cid:commentId w16cid:paraId="050C0AF3" w16cid:durableId="02387C98"/>
  <w16cid:commentId w16cid:paraId="1FD5DE22" w16cid:durableId="75F628D0"/>
  <w16cid:commentId w16cid:paraId="20B5DDB1" w16cid:durableId="2B2FF2F0"/>
  <w16cid:commentId w16cid:paraId="5A8EE127" w16cid:durableId="0C521677"/>
  <w16cid:commentId w16cid:paraId="7851AD86" w16cid:durableId="382731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450ec0a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d4f3f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1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3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5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7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59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1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3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5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9DA8DC"/>
    <w:multiLevelType w:val="hybridMultilevel"/>
    <w:tmpl w:val="FFFFFFFF"/>
    <w:lvl w:ilvl="0" w:tplc="91C23A8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D722B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CF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2431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589E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842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E19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7EB1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7E1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84264F"/>
    <w:multiLevelType w:val="hybridMultilevel"/>
    <w:tmpl w:val="DDB051F0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Segoe UI" w:hAnsi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34300D"/>
    <w:multiLevelType w:val="hybridMultilevel"/>
    <w:tmpl w:val="B08692C0"/>
    <w:lvl w:ilvl="0" w:tplc="7076FF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32CB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E6E5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8C7E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D4EC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487C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104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3C21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888D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EA157A"/>
    <w:multiLevelType w:val="hybridMultilevel"/>
    <w:tmpl w:val="B1B4E228"/>
    <w:lvl w:ilvl="0" w:tplc="B4CA31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FA1C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4EBA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3A17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C47A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02A5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8E23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54F0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ACB7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3AFF7"/>
    <w:multiLevelType w:val="hybridMultilevel"/>
    <w:tmpl w:val="FFFFFFFF"/>
    <w:lvl w:ilvl="0" w:tplc="4E48B3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F8AF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A3F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8E37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483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76C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4AAE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AAB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D238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A80B62"/>
    <w:multiLevelType w:val="hybridMultilevel"/>
    <w:tmpl w:val="FFFFFFFF"/>
    <w:lvl w:ilvl="0" w:tplc="8D8A88C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E88E0F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D1EAA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580A09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9362AB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2CA0C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628C67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34C5FA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B840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3D2D3AE"/>
    <w:multiLevelType w:val="hybridMultilevel"/>
    <w:tmpl w:val="D4B83468"/>
    <w:lvl w:ilvl="0" w:tplc="D5EC4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E02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82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A07D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EE0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A48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F84B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52F3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1E08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F1D1CA"/>
    <w:multiLevelType w:val="hybridMultilevel"/>
    <w:tmpl w:val="154C78C0"/>
    <w:lvl w:ilvl="0" w:tplc="FE8AA3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28A7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443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B22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1675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B02A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C8E6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849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E240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5E369D"/>
    <w:multiLevelType w:val="hybridMultilevel"/>
    <w:tmpl w:val="25DE0888"/>
    <w:lvl w:ilvl="0" w:tplc="B10A53C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A3429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924D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C283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04A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32E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200B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22A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380B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6A9482"/>
    <w:multiLevelType w:val="hybridMultilevel"/>
    <w:tmpl w:val="8DEAE6E2"/>
    <w:lvl w:ilvl="0" w:tplc="088AE6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4C08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B4B5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C2A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8EF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D43C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48C0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D66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102E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369EED9"/>
    <w:multiLevelType w:val="hybridMultilevel"/>
    <w:tmpl w:val="81CE54E8"/>
    <w:lvl w:ilvl="0" w:tplc="C9A8E5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546B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243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5861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8090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765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3CB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9E1F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F2B8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79E7548"/>
    <w:multiLevelType w:val="hybridMultilevel"/>
    <w:tmpl w:val="29E81652"/>
    <w:lvl w:ilvl="0" w:tplc="90C457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7A5E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9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E494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B83A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6A1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ECE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BEA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E4F0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A8014F"/>
    <w:multiLevelType w:val="hybridMultilevel"/>
    <w:tmpl w:val="FFFFFFFF"/>
    <w:lvl w:ilvl="0" w:tplc="7250C29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56639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F6D3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AE85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B20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060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2A5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FA8B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7A78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B72DE3"/>
    <w:multiLevelType w:val="hybridMultilevel"/>
    <w:tmpl w:val="C3F891EC"/>
    <w:lvl w:ilvl="0" w:tplc="749055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3CF2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6C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2C0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3E1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623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E243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84A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5246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5886DE0"/>
    <w:multiLevelType w:val="hybridMultilevel"/>
    <w:tmpl w:val="3CFE2C0A"/>
    <w:lvl w:ilvl="0" w:tplc="C1DCB3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E894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EE2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F88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FE82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E678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2098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A88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A8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5C6623"/>
    <w:multiLevelType w:val="hybridMultilevel"/>
    <w:tmpl w:val="FFFFFFFF"/>
    <w:lvl w:ilvl="0" w:tplc="ECEE094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102E18A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AD8F27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5900E3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270A3B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A5257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A2C7CB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2F2BB8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25221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5B5B8325"/>
    <w:multiLevelType w:val="hybridMultilevel"/>
    <w:tmpl w:val="C71E721C"/>
    <w:lvl w:ilvl="0" w:tplc="391AE6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A28D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E82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18FD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600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4F6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82E8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27C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6A48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F7C40E4"/>
    <w:multiLevelType w:val="hybridMultilevel"/>
    <w:tmpl w:val="EE445BCA"/>
    <w:lvl w:ilvl="0" w:tplc="B328AE5C">
      <w:start w:val="1"/>
      <w:numFmt w:val="decimal"/>
      <w:lvlText w:val="%1."/>
      <w:lvlJc w:val="left"/>
      <w:pPr>
        <w:ind w:left="720" w:hanging="360"/>
      </w:pPr>
    </w:lvl>
    <w:lvl w:ilvl="1" w:tplc="A89E577A">
      <w:start w:val="1"/>
      <w:numFmt w:val="lowerLetter"/>
      <w:lvlText w:val="%2."/>
      <w:lvlJc w:val="left"/>
      <w:pPr>
        <w:ind w:left="1440" w:hanging="360"/>
      </w:pPr>
    </w:lvl>
    <w:lvl w:ilvl="2" w:tplc="4536AD14">
      <w:start w:val="1"/>
      <w:numFmt w:val="lowerRoman"/>
      <w:lvlText w:val="%3."/>
      <w:lvlJc w:val="right"/>
      <w:pPr>
        <w:ind w:left="2160" w:hanging="180"/>
      </w:pPr>
    </w:lvl>
    <w:lvl w:ilvl="3" w:tplc="664E4332">
      <w:start w:val="1"/>
      <w:numFmt w:val="decimal"/>
      <w:lvlText w:val="%4."/>
      <w:lvlJc w:val="left"/>
      <w:pPr>
        <w:ind w:left="2880" w:hanging="360"/>
      </w:pPr>
    </w:lvl>
    <w:lvl w:ilvl="4" w:tplc="215AC19C">
      <w:start w:val="1"/>
      <w:numFmt w:val="lowerLetter"/>
      <w:lvlText w:val="%5."/>
      <w:lvlJc w:val="left"/>
      <w:pPr>
        <w:ind w:left="3600" w:hanging="360"/>
      </w:pPr>
    </w:lvl>
    <w:lvl w:ilvl="5" w:tplc="F2EE414C">
      <w:start w:val="1"/>
      <w:numFmt w:val="lowerRoman"/>
      <w:lvlText w:val="%6."/>
      <w:lvlJc w:val="right"/>
      <w:pPr>
        <w:ind w:left="4320" w:hanging="180"/>
      </w:pPr>
    </w:lvl>
    <w:lvl w:ilvl="6" w:tplc="6FEAE8AC">
      <w:start w:val="1"/>
      <w:numFmt w:val="decimal"/>
      <w:lvlText w:val="%7."/>
      <w:lvlJc w:val="left"/>
      <w:pPr>
        <w:ind w:left="5040" w:hanging="360"/>
      </w:pPr>
    </w:lvl>
    <w:lvl w:ilvl="7" w:tplc="BFEC5EBC">
      <w:start w:val="1"/>
      <w:numFmt w:val="lowerLetter"/>
      <w:lvlText w:val="%8."/>
      <w:lvlJc w:val="left"/>
      <w:pPr>
        <w:ind w:left="5760" w:hanging="360"/>
      </w:pPr>
    </w:lvl>
    <w:lvl w:ilvl="8" w:tplc="E75AFB0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8000A"/>
    <w:multiLevelType w:val="hybridMultilevel"/>
    <w:tmpl w:val="43020E76"/>
    <w:lvl w:ilvl="0" w:tplc="3A06746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BA823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56D1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C68D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3806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86D2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8C7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50B3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2AA5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7F96B1D"/>
    <w:multiLevelType w:val="hybridMultilevel"/>
    <w:tmpl w:val="48484AA6"/>
    <w:lvl w:ilvl="0" w:tplc="285251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7631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01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14F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D899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8AF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0E14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1897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A8F7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060B95"/>
    <w:multiLevelType w:val="hybridMultilevel"/>
    <w:tmpl w:val="284E8A46"/>
    <w:lvl w:ilvl="0" w:tplc="42644E64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w:ilvl="1" w:tplc="AB58B8E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9D887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5BEDCA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A121AC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E22467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9F6976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A06DC4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D20193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701A7D9B"/>
    <w:multiLevelType w:val="hybridMultilevel"/>
    <w:tmpl w:val="EF1A6136"/>
    <w:lvl w:ilvl="0" w:tplc="B72454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C69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765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247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2CBA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5ADA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505E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524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88DF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8A2E45"/>
    <w:multiLevelType w:val="hybridMultilevel"/>
    <w:tmpl w:val="9B34AE92"/>
    <w:lvl w:ilvl="0" w:tplc="B43AB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68F9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871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AE0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188D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F2A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54D1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16DA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AEB0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53605A7"/>
    <w:multiLevelType w:val="hybridMultilevel"/>
    <w:tmpl w:val="70D651DA"/>
    <w:lvl w:ilvl="0" w:tplc="A782D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867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08A8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A5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64B5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E69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50A8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9C19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D4F1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1" w16cid:durableId="1016464781">
    <w:abstractNumId w:val="11"/>
  </w:num>
  <w:num w:numId="2" w16cid:durableId="1868448072">
    <w:abstractNumId w:val="14"/>
  </w:num>
  <w:num w:numId="3" w16cid:durableId="1228686559">
    <w:abstractNumId w:val="27"/>
  </w:num>
  <w:num w:numId="4" w16cid:durableId="2142795950">
    <w:abstractNumId w:val="16"/>
  </w:num>
  <w:num w:numId="5" w16cid:durableId="1396010060">
    <w:abstractNumId w:val="9"/>
  </w:num>
  <w:num w:numId="6" w16cid:durableId="1844006503">
    <w:abstractNumId w:val="13"/>
  </w:num>
  <w:num w:numId="7" w16cid:durableId="2125076145">
    <w:abstractNumId w:val="26"/>
  </w:num>
  <w:num w:numId="8" w16cid:durableId="545407040">
    <w:abstractNumId w:val="22"/>
  </w:num>
  <w:num w:numId="9" w16cid:durableId="150291388">
    <w:abstractNumId w:val="24"/>
  </w:num>
  <w:num w:numId="10" w16cid:durableId="2068526997">
    <w:abstractNumId w:val="23"/>
  </w:num>
  <w:num w:numId="11" w16cid:durableId="2089577878">
    <w:abstractNumId w:val="3"/>
  </w:num>
  <w:num w:numId="12" w16cid:durableId="1223177814">
    <w:abstractNumId w:val="18"/>
  </w:num>
  <w:num w:numId="13" w16cid:durableId="1660229447">
    <w:abstractNumId w:val="4"/>
  </w:num>
  <w:num w:numId="14" w16cid:durableId="581718055">
    <w:abstractNumId w:val="28"/>
  </w:num>
  <w:num w:numId="15" w16cid:durableId="527454356">
    <w:abstractNumId w:val="19"/>
  </w:num>
  <w:num w:numId="16" w16cid:durableId="635262081">
    <w:abstractNumId w:val="21"/>
  </w:num>
  <w:num w:numId="17" w16cid:durableId="1617903671">
    <w:abstractNumId w:val="10"/>
  </w:num>
  <w:num w:numId="18" w16cid:durableId="611321333">
    <w:abstractNumId w:val="25"/>
  </w:num>
  <w:num w:numId="19" w16cid:durableId="1042175361">
    <w:abstractNumId w:val="2"/>
  </w:num>
  <w:num w:numId="20" w16cid:durableId="1340278077">
    <w:abstractNumId w:val="29"/>
  </w:num>
  <w:num w:numId="21" w16cid:durableId="1416126574">
    <w:abstractNumId w:val="0"/>
  </w:num>
  <w:num w:numId="22" w16cid:durableId="1532382712">
    <w:abstractNumId w:val="1"/>
  </w:num>
  <w:num w:numId="23" w16cid:durableId="1674263139">
    <w:abstractNumId w:val="17"/>
  </w:num>
  <w:num w:numId="24" w16cid:durableId="196966159">
    <w:abstractNumId w:val="12"/>
  </w:num>
  <w:num w:numId="25" w16cid:durableId="2034841526">
    <w:abstractNumId w:val="7"/>
  </w:num>
  <w:num w:numId="26" w16cid:durableId="2094623697">
    <w:abstractNumId w:val="6"/>
  </w:num>
  <w:num w:numId="27" w16cid:durableId="39399197">
    <w:abstractNumId w:val="8"/>
  </w:num>
  <w:num w:numId="28" w16cid:durableId="516844359">
    <w:abstractNumId w:val="5"/>
  </w:num>
  <w:num w:numId="29" w16cid:durableId="520701801">
    <w:abstractNumId w:val="20"/>
  </w:num>
  <w:num w:numId="30" w16cid:durableId="956370062">
    <w:abstractNumId w:val="15"/>
  </w:num>
  <w:numIdMacAtCleanup w:val="12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  <w15:person w15:author="Růžička Jakub">
    <w15:presenceInfo w15:providerId="AD" w15:userId="S::ruzicka.jakub@i.cz::215233b5-ef22-4cb7-92d5-1c6a984c28ae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47976"/>
    <w:rsid w:val="000551D6"/>
    <w:rsid w:val="00061679"/>
    <w:rsid w:val="0006A543"/>
    <w:rsid w:val="00093CDE"/>
    <w:rsid w:val="000A4394"/>
    <w:rsid w:val="000B50E9"/>
    <w:rsid w:val="000B6A04"/>
    <w:rsid w:val="000C5494"/>
    <w:rsid w:val="000C7872"/>
    <w:rsid w:val="000C7F2B"/>
    <w:rsid w:val="000D0B8E"/>
    <w:rsid w:val="000D3288"/>
    <w:rsid w:val="000D6021"/>
    <w:rsid w:val="00102028"/>
    <w:rsid w:val="00107638"/>
    <w:rsid w:val="001329F6"/>
    <w:rsid w:val="00141929"/>
    <w:rsid w:val="00142506"/>
    <w:rsid w:val="00162CA3"/>
    <w:rsid w:val="00165486"/>
    <w:rsid w:val="00176B81"/>
    <w:rsid w:val="00181BB8"/>
    <w:rsid w:val="0018605F"/>
    <w:rsid w:val="00195244"/>
    <w:rsid w:val="001B64C7"/>
    <w:rsid w:val="001B785D"/>
    <w:rsid w:val="001C4C19"/>
    <w:rsid w:val="00200E65"/>
    <w:rsid w:val="002254A5"/>
    <w:rsid w:val="0022694D"/>
    <w:rsid w:val="002304B6"/>
    <w:rsid w:val="00235AD2"/>
    <w:rsid w:val="00242A52"/>
    <w:rsid w:val="00245146"/>
    <w:rsid w:val="002523F4"/>
    <w:rsid w:val="002639AB"/>
    <w:rsid w:val="002B0B46"/>
    <w:rsid w:val="002B5752"/>
    <w:rsid w:val="002C433E"/>
    <w:rsid w:val="002E220B"/>
    <w:rsid w:val="002E2248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456AC"/>
    <w:rsid w:val="004503C8"/>
    <w:rsid w:val="00463F50"/>
    <w:rsid w:val="00470A84"/>
    <w:rsid w:val="0049117E"/>
    <w:rsid w:val="004958CC"/>
    <w:rsid w:val="004A3CC4"/>
    <w:rsid w:val="004A5A6C"/>
    <w:rsid w:val="004A5AEA"/>
    <w:rsid w:val="004B7CFA"/>
    <w:rsid w:val="004C4DC7"/>
    <w:rsid w:val="00511BE0"/>
    <w:rsid w:val="00535456"/>
    <w:rsid w:val="0054534F"/>
    <w:rsid w:val="005471DA"/>
    <w:rsid w:val="00547696"/>
    <w:rsid w:val="0055418B"/>
    <w:rsid w:val="0055487E"/>
    <w:rsid w:val="0055BCDF"/>
    <w:rsid w:val="005774A4"/>
    <w:rsid w:val="005844D1"/>
    <w:rsid w:val="005A023F"/>
    <w:rsid w:val="005A4364"/>
    <w:rsid w:val="005B6E54"/>
    <w:rsid w:val="005C21F7"/>
    <w:rsid w:val="005C4273"/>
    <w:rsid w:val="005D6931"/>
    <w:rsid w:val="00611971"/>
    <w:rsid w:val="006474FB"/>
    <w:rsid w:val="00661786"/>
    <w:rsid w:val="006658DC"/>
    <w:rsid w:val="00672750"/>
    <w:rsid w:val="00673983"/>
    <w:rsid w:val="00690AAF"/>
    <w:rsid w:val="006A03AA"/>
    <w:rsid w:val="006C2BC8"/>
    <w:rsid w:val="006E5B3B"/>
    <w:rsid w:val="006E67A6"/>
    <w:rsid w:val="00700AF7"/>
    <w:rsid w:val="00702E5A"/>
    <w:rsid w:val="00722B8E"/>
    <w:rsid w:val="00722E5A"/>
    <w:rsid w:val="00725D91"/>
    <w:rsid w:val="0074762C"/>
    <w:rsid w:val="00755878"/>
    <w:rsid w:val="007A29ED"/>
    <w:rsid w:val="007A64BB"/>
    <w:rsid w:val="007B3B0C"/>
    <w:rsid w:val="007C1977"/>
    <w:rsid w:val="007C3A4F"/>
    <w:rsid w:val="007E38B0"/>
    <w:rsid w:val="007F1B44"/>
    <w:rsid w:val="00845528"/>
    <w:rsid w:val="00856130"/>
    <w:rsid w:val="008D5BED"/>
    <w:rsid w:val="008D6A3F"/>
    <w:rsid w:val="008E31B7"/>
    <w:rsid w:val="008E40D4"/>
    <w:rsid w:val="009047A8"/>
    <w:rsid w:val="00952C3F"/>
    <w:rsid w:val="009556C2"/>
    <w:rsid w:val="009AEFC3"/>
    <w:rsid w:val="009B3510"/>
    <w:rsid w:val="009C0AC3"/>
    <w:rsid w:val="009C2055"/>
    <w:rsid w:val="009D72A4"/>
    <w:rsid w:val="009F5B4C"/>
    <w:rsid w:val="009F7865"/>
    <w:rsid w:val="00A006C6"/>
    <w:rsid w:val="00A20F43"/>
    <w:rsid w:val="00A33435"/>
    <w:rsid w:val="00A4303B"/>
    <w:rsid w:val="00A47998"/>
    <w:rsid w:val="00A5015E"/>
    <w:rsid w:val="00A5754F"/>
    <w:rsid w:val="00A69D3F"/>
    <w:rsid w:val="00A70323"/>
    <w:rsid w:val="00A70A8D"/>
    <w:rsid w:val="00A8642B"/>
    <w:rsid w:val="00AA10CB"/>
    <w:rsid w:val="00AA1163"/>
    <w:rsid w:val="00AA6CA8"/>
    <w:rsid w:val="00AC3347"/>
    <w:rsid w:val="00AD0CE0"/>
    <w:rsid w:val="00AE6A53"/>
    <w:rsid w:val="00AF1378"/>
    <w:rsid w:val="00AF2169"/>
    <w:rsid w:val="00B26E10"/>
    <w:rsid w:val="00B5570F"/>
    <w:rsid w:val="00B65E67"/>
    <w:rsid w:val="00B6F4CA"/>
    <w:rsid w:val="00B82366"/>
    <w:rsid w:val="00BB4156"/>
    <w:rsid w:val="00BB774F"/>
    <w:rsid w:val="00BD6205"/>
    <w:rsid w:val="00BE0DB6"/>
    <w:rsid w:val="00BF5A5F"/>
    <w:rsid w:val="00C00929"/>
    <w:rsid w:val="00C2194A"/>
    <w:rsid w:val="00C47F37"/>
    <w:rsid w:val="00CB2E10"/>
    <w:rsid w:val="00CB3EA4"/>
    <w:rsid w:val="00CD41CC"/>
    <w:rsid w:val="00CD74C5"/>
    <w:rsid w:val="00D111E7"/>
    <w:rsid w:val="00D2062D"/>
    <w:rsid w:val="00D24699"/>
    <w:rsid w:val="00D3435B"/>
    <w:rsid w:val="00D46341"/>
    <w:rsid w:val="00D65816"/>
    <w:rsid w:val="00D778FD"/>
    <w:rsid w:val="00D90AF8"/>
    <w:rsid w:val="00D92300"/>
    <w:rsid w:val="00DB7102"/>
    <w:rsid w:val="00DC1211"/>
    <w:rsid w:val="00DF615A"/>
    <w:rsid w:val="00DF704F"/>
    <w:rsid w:val="00E0691F"/>
    <w:rsid w:val="00E12A6D"/>
    <w:rsid w:val="00E21051"/>
    <w:rsid w:val="00E26DC8"/>
    <w:rsid w:val="00E6E822"/>
    <w:rsid w:val="00E773D6"/>
    <w:rsid w:val="00E90EA9"/>
    <w:rsid w:val="00E95FC2"/>
    <w:rsid w:val="00EA6A70"/>
    <w:rsid w:val="00EC614D"/>
    <w:rsid w:val="00ED7D3F"/>
    <w:rsid w:val="00EE12D7"/>
    <w:rsid w:val="00EF1EAA"/>
    <w:rsid w:val="00EF39E2"/>
    <w:rsid w:val="00F03585"/>
    <w:rsid w:val="00F06DD9"/>
    <w:rsid w:val="00F210B5"/>
    <w:rsid w:val="00F421CE"/>
    <w:rsid w:val="00F514C7"/>
    <w:rsid w:val="00F53404"/>
    <w:rsid w:val="00F64E57"/>
    <w:rsid w:val="00F74360"/>
    <w:rsid w:val="00F83BF3"/>
    <w:rsid w:val="00F94190"/>
    <w:rsid w:val="00F942BB"/>
    <w:rsid w:val="00F95593"/>
    <w:rsid w:val="00F95766"/>
    <w:rsid w:val="00FB15DD"/>
    <w:rsid w:val="00FB1E30"/>
    <w:rsid w:val="00FB57DA"/>
    <w:rsid w:val="00FC2D35"/>
    <w:rsid w:val="00FC7594"/>
    <w:rsid w:val="00FE491F"/>
    <w:rsid w:val="00FF025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33266FC"/>
    <w:rsid w:val="03754564"/>
    <w:rsid w:val="03844113"/>
    <w:rsid w:val="03907C29"/>
    <w:rsid w:val="03BE19BF"/>
    <w:rsid w:val="03C804B9"/>
    <w:rsid w:val="03C996A2"/>
    <w:rsid w:val="0411C99C"/>
    <w:rsid w:val="0427861D"/>
    <w:rsid w:val="0447BD5C"/>
    <w:rsid w:val="044BA22D"/>
    <w:rsid w:val="045B37C1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9278D6"/>
    <w:rsid w:val="05B1E90A"/>
    <w:rsid w:val="05B6BBB1"/>
    <w:rsid w:val="05C84C4B"/>
    <w:rsid w:val="05DA29B1"/>
    <w:rsid w:val="05E0B52F"/>
    <w:rsid w:val="05E8A485"/>
    <w:rsid w:val="05EAEB46"/>
    <w:rsid w:val="05F48DCA"/>
    <w:rsid w:val="05F593E6"/>
    <w:rsid w:val="05FC9CB3"/>
    <w:rsid w:val="05FD0F03"/>
    <w:rsid w:val="06284CFB"/>
    <w:rsid w:val="064F0F59"/>
    <w:rsid w:val="06577132"/>
    <w:rsid w:val="065AFAC5"/>
    <w:rsid w:val="06A2779B"/>
    <w:rsid w:val="06AF3DF4"/>
    <w:rsid w:val="06DB6280"/>
    <w:rsid w:val="06E0E0CC"/>
    <w:rsid w:val="072E19A0"/>
    <w:rsid w:val="077F66B4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B1F8E"/>
    <w:rsid w:val="099D1C7A"/>
    <w:rsid w:val="09A978CE"/>
    <w:rsid w:val="09AAE857"/>
    <w:rsid w:val="09CE70C1"/>
    <w:rsid w:val="0A1F41B1"/>
    <w:rsid w:val="0A231601"/>
    <w:rsid w:val="0A25DDB9"/>
    <w:rsid w:val="0A2FF009"/>
    <w:rsid w:val="0A354679"/>
    <w:rsid w:val="0A4A384E"/>
    <w:rsid w:val="0A57CE75"/>
    <w:rsid w:val="0A6053EE"/>
    <w:rsid w:val="0A729C9C"/>
    <w:rsid w:val="0A7E6E1D"/>
    <w:rsid w:val="0AAB6129"/>
    <w:rsid w:val="0AEFADDD"/>
    <w:rsid w:val="0B920513"/>
    <w:rsid w:val="0BC6C1C6"/>
    <w:rsid w:val="0BCCFD04"/>
    <w:rsid w:val="0BE6F605"/>
    <w:rsid w:val="0C125CD0"/>
    <w:rsid w:val="0C2593F7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522A37"/>
    <w:rsid w:val="0E5D0897"/>
    <w:rsid w:val="0E89498E"/>
    <w:rsid w:val="0E8E74D6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C5E643"/>
    <w:rsid w:val="11D8F527"/>
    <w:rsid w:val="11E747BC"/>
    <w:rsid w:val="120B48C8"/>
    <w:rsid w:val="120CB451"/>
    <w:rsid w:val="12252FCC"/>
    <w:rsid w:val="122A95A3"/>
    <w:rsid w:val="1247565D"/>
    <w:rsid w:val="1261789A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8F083D"/>
    <w:rsid w:val="139E3CB5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D3D655"/>
    <w:rsid w:val="151EE8BD"/>
    <w:rsid w:val="15280809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C15EC1"/>
    <w:rsid w:val="17D0E07A"/>
    <w:rsid w:val="17EF959B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9C83D3"/>
    <w:rsid w:val="19A245C0"/>
    <w:rsid w:val="19CE58E9"/>
    <w:rsid w:val="1A24D8E5"/>
    <w:rsid w:val="1A6302D5"/>
    <w:rsid w:val="1A8C628E"/>
    <w:rsid w:val="1AA96F66"/>
    <w:rsid w:val="1ADA00BF"/>
    <w:rsid w:val="1AFA3FB5"/>
    <w:rsid w:val="1AFA4CFF"/>
    <w:rsid w:val="1B04FB30"/>
    <w:rsid w:val="1B2E766D"/>
    <w:rsid w:val="1B34BCF1"/>
    <w:rsid w:val="1B4FA8EA"/>
    <w:rsid w:val="1B5D6380"/>
    <w:rsid w:val="1B6C4E64"/>
    <w:rsid w:val="1B880865"/>
    <w:rsid w:val="1B89F5BB"/>
    <w:rsid w:val="1B9DB43A"/>
    <w:rsid w:val="1BAE1224"/>
    <w:rsid w:val="1BC2CFE6"/>
    <w:rsid w:val="1BD44563"/>
    <w:rsid w:val="1BDAE6C9"/>
    <w:rsid w:val="1BDE4B98"/>
    <w:rsid w:val="1BF0732F"/>
    <w:rsid w:val="1C043440"/>
    <w:rsid w:val="1C070D5E"/>
    <w:rsid w:val="1C109553"/>
    <w:rsid w:val="1C11162F"/>
    <w:rsid w:val="1C5E3FF8"/>
    <w:rsid w:val="1C81AF73"/>
    <w:rsid w:val="1C99501D"/>
    <w:rsid w:val="1CBA72DE"/>
    <w:rsid w:val="1CBE4CE9"/>
    <w:rsid w:val="1CD4ACA7"/>
    <w:rsid w:val="1D0A9DC2"/>
    <w:rsid w:val="1D27479E"/>
    <w:rsid w:val="1D499DB6"/>
    <w:rsid w:val="1D71B718"/>
    <w:rsid w:val="1D798EE9"/>
    <w:rsid w:val="1D894D71"/>
    <w:rsid w:val="1DB74152"/>
    <w:rsid w:val="1DDE7530"/>
    <w:rsid w:val="1E23483A"/>
    <w:rsid w:val="1E7A90BD"/>
    <w:rsid w:val="1EB4CEC0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E74106"/>
    <w:rsid w:val="20142469"/>
    <w:rsid w:val="2018443A"/>
    <w:rsid w:val="204C8AB9"/>
    <w:rsid w:val="20811CEF"/>
    <w:rsid w:val="209B3858"/>
    <w:rsid w:val="209DB140"/>
    <w:rsid w:val="209E411F"/>
    <w:rsid w:val="20E64DA6"/>
    <w:rsid w:val="210459D4"/>
    <w:rsid w:val="215FC9D8"/>
    <w:rsid w:val="21640ADE"/>
    <w:rsid w:val="21769BD0"/>
    <w:rsid w:val="21CCFF5D"/>
    <w:rsid w:val="21CDB9EE"/>
    <w:rsid w:val="21D1123C"/>
    <w:rsid w:val="21E9F62F"/>
    <w:rsid w:val="21FB6CD8"/>
    <w:rsid w:val="22110FC1"/>
    <w:rsid w:val="222B803C"/>
    <w:rsid w:val="222E583D"/>
    <w:rsid w:val="227B0B02"/>
    <w:rsid w:val="229FF33E"/>
    <w:rsid w:val="22A90B3A"/>
    <w:rsid w:val="22C3C681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197BE1"/>
    <w:rsid w:val="2429512B"/>
    <w:rsid w:val="242EB44C"/>
    <w:rsid w:val="24588A70"/>
    <w:rsid w:val="2464E84A"/>
    <w:rsid w:val="24AEB63D"/>
    <w:rsid w:val="24C82703"/>
    <w:rsid w:val="24CE7AB5"/>
    <w:rsid w:val="24F01966"/>
    <w:rsid w:val="24F1CB83"/>
    <w:rsid w:val="251654FD"/>
    <w:rsid w:val="25173575"/>
    <w:rsid w:val="252C060E"/>
    <w:rsid w:val="25338B1F"/>
    <w:rsid w:val="2558707F"/>
    <w:rsid w:val="255E088E"/>
    <w:rsid w:val="2560BA38"/>
    <w:rsid w:val="256B9F08"/>
    <w:rsid w:val="25759E60"/>
    <w:rsid w:val="25836E13"/>
    <w:rsid w:val="2599D41E"/>
    <w:rsid w:val="259E5224"/>
    <w:rsid w:val="25A70E8B"/>
    <w:rsid w:val="25A93E32"/>
    <w:rsid w:val="25C47EA6"/>
    <w:rsid w:val="25D8854F"/>
    <w:rsid w:val="25F782AA"/>
    <w:rsid w:val="2609C364"/>
    <w:rsid w:val="260BFFA0"/>
    <w:rsid w:val="26102CDF"/>
    <w:rsid w:val="261B9F73"/>
    <w:rsid w:val="262EADC5"/>
    <w:rsid w:val="26442F95"/>
    <w:rsid w:val="264E7EA7"/>
    <w:rsid w:val="2691A4B9"/>
    <w:rsid w:val="269883CE"/>
    <w:rsid w:val="269AC5C6"/>
    <w:rsid w:val="26AB31D8"/>
    <w:rsid w:val="26C5DEB0"/>
    <w:rsid w:val="275CA02D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F7D941"/>
    <w:rsid w:val="2A20BB28"/>
    <w:rsid w:val="2A249BB6"/>
    <w:rsid w:val="2A3A67E8"/>
    <w:rsid w:val="2A408BA8"/>
    <w:rsid w:val="2A539184"/>
    <w:rsid w:val="2A9B5DE9"/>
    <w:rsid w:val="2AA3F42C"/>
    <w:rsid w:val="2AAD9E51"/>
    <w:rsid w:val="2AB32C94"/>
    <w:rsid w:val="2ADEF7C1"/>
    <w:rsid w:val="2AE72CB3"/>
    <w:rsid w:val="2AF60782"/>
    <w:rsid w:val="2AFC5E7F"/>
    <w:rsid w:val="2B00DCEB"/>
    <w:rsid w:val="2B1CF03E"/>
    <w:rsid w:val="2B1E842D"/>
    <w:rsid w:val="2B720543"/>
    <w:rsid w:val="2B749EAC"/>
    <w:rsid w:val="2B79DEB9"/>
    <w:rsid w:val="2B84C7E7"/>
    <w:rsid w:val="2B8BA57E"/>
    <w:rsid w:val="2B9BD5C6"/>
    <w:rsid w:val="2BA398C3"/>
    <w:rsid w:val="2BA7876B"/>
    <w:rsid w:val="2BF4F932"/>
    <w:rsid w:val="2C03FEC9"/>
    <w:rsid w:val="2C29975A"/>
    <w:rsid w:val="2C4F577D"/>
    <w:rsid w:val="2C62BA46"/>
    <w:rsid w:val="2C7C721C"/>
    <w:rsid w:val="2CDE601E"/>
    <w:rsid w:val="2CE69C12"/>
    <w:rsid w:val="2D2BB59E"/>
    <w:rsid w:val="2D3D8538"/>
    <w:rsid w:val="2D5E5C2C"/>
    <w:rsid w:val="2D622BEA"/>
    <w:rsid w:val="2D6FD3A3"/>
    <w:rsid w:val="2D7C5207"/>
    <w:rsid w:val="2D8C03F5"/>
    <w:rsid w:val="2D92060B"/>
    <w:rsid w:val="2DFA3BD9"/>
    <w:rsid w:val="2DFBBA3E"/>
    <w:rsid w:val="2E1672C2"/>
    <w:rsid w:val="2E369107"/>
    <w:rsid w:val="2E3ACC76"/>
    <w:rsid w:val="2E3DBC0D"/>
    <w:rsid w:val="2E54446F"/>
    <w:rsid w:val="2E6B83CE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5491D1"/>
    <w:rsid w:val="2F5B5E77"/>
    <w:rsid w:val="2F71F706"/>
    <w:rsid w:val="2F878BBF"/>
    <w:rsid w:val="2F98F49E"/>
    <w:rsid w:val="2FB7C72D"/>
    <w:rsid w:val="2FB8FE3D"/>
    <w:rsid w:val="2FCE0675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47FD2D"/>
    <w:rsid w:val="32B5C983"/>
    <w:rsid w:val="32D1C59F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04F2A"/>
    <w:rsid w:val="33FD397D"/>
    <w:rsid w:val="3409FF26"/>
    <w:rsid w:val="341F96C5"/>
    <w:rsid w:val="345CD963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BBB26"/>
    <w:rsid w:val="35611544"/>
    <w:rsid w:val="356B0AC3"/>
    <w:rsid w:val="3570B15A"/>
    <w:rsid w:val="3571B5C9"/>
    <w:rsid w:val="3579E778"/>
    <w:rsid w:val="3592880A"/>
    <w:rsid w:val="35978A69"/>
    <w:rsid w:val="35B2311C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762919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93C567"/>
    <w:rsid w:val="38BE1135"/>
    <w:rsid w:val="38F9FBFE"/>
    <w:rsid w:val="3913A5C8"/>
    <w:rsid w:val="39195603"/>
    <w:rsid w:val="39196D90"/>
    <w:rsid w:val="391DEA46"/>
    <w:rsid w:val="3934F0C0"/>
    <w:rsid w:val="3943FCC2"/>
    <w:rsid w:val="3959C24A"/>
    <w:rsid w:val="399C5029"/>
    <w:rsid w:val="39A10A83"/>
    <w:rsid w:val="39AEB80D"/>
    <w:rsid w:val="39BDCC1A"/>
    <w:rsid w:val="39C35F07"/>
    <w:rsid w:val="39D848B0"/>
    <w:rsid w:val="39ED92CB"/>
    <w:rsid w:val="3A14D386"/>
    <w:rsid w:val="3A18809F"/>
    <w:rsid w:val="3A73D396"/>
    <w:rsid w:val="3A77DA13"/>
    <w:rsid w:val="3A7DBC53"/>
    <w:rsid w:val="3A7F1D5F"/>
    <w:rsid w:val="3A8C8C2D"/>
    <w:rsid w:val="3A94C40D"/>
    <w:rsid w:val="3A9CC459"/>
    <w:rsid w:val="3AAA40B4"/>
    <w:rsid w:val="3AAD491E"/>
    <w:rsid w:val="3AD96107"/>
    <w:rsid w:val="3AFACEBA"/>
    <w:rsid w:val="3B129370"/>
    <w:rsid w:val="3B228B10"/>
    <w:rsid w:val="3B45FE15"/>
    <w:rsid w:val="3BACB1CD"/>
    <w:rsid w:val="3BE9074C"/>
    <w:rsid w:val="3C0E1CD5"/>
    <w:rsid w:val="3C2578D0"/>
    <w:rsid w:val="3C343F6D"/>
    <w:rsid w:val="3C3DC25C"/>
    <w:rsid w:val="3C4E7E1A"/>
    <w:rsid w:val="3C532A33"/>
    <w:rsid w:val="3C7BCBCF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8FF48E"/>
    <w:rsid w:val="3DAA5B12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AC8982"/>
    <w:rsid w:val="3EDE2B14"/>
    <w:rsid w:val="3EF55D17"/>
    <w:rsid w:val="3F153972"/>
    <w:rsid w:val="3F16DF29"/>
    <w:rsid w:val="3F2D293C"/>
    <w:rsid w:val="3F35BA01"/>
    <w:rsid w:val="3F926B9F"/>
    <w:rsid w:val="3FCE2732"/>
    <w:rsid w:val="3FD59F1B"/>
    <w:rsid w:val="3FF37C62"/>
    <w:rsid w:val="40226152"/>
    <w:rsid w:val="403D1E3C"/>
    <w:rsid w:val="4071E99C"/>
    <w:rsid w:val="407CDF98"/>
    <w:rsid w:val="408C385A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72ED7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A1850A"/>
    <w:rsid w:val="42B435BB"/>
    <w:rsid w:val="42F84578"/>
    <w:rsid w:val="4316AF61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97149C"/>
    <w:rsid w:val="44BC4D3D"/>
    <w:rsid w:val="44D1DB1E"/>
    <w:rsid w:val="45147953"/>
    <w:rsid w:val="45328ADA"/>
    <w:rsid w:val="453E6BF7"/>
    <w:rsid w:val="45A0D8ED"/>
    <w:rsid w:val="45A5D7B8"/>
    <w:rsid w:val="45A906EE"/>
    <w:rsid w:val="45C64073"/>
    <w:rsid w:val="45CE5F8A"/>
    <w:rsid w:val="45ED1053"/>
    <w:rsid w:val="45F890FB"/>
    <w:rsid w:val="462CC401"/>
    <w:rsid w:val="46447C07"/>
    <w:rsid w:val="464C555A"/>
    <w:rsid w:val="465549A0"/>
    <w:rsid w:val="469090B6"/>
    <w:rsid w:val="46A66F95"/>
    <w:rsid w:val="46AAD4D4"/>
    <w:rsid w:val="46BF4CD2"/>
    <w:rsid w:val="46C46BC6"/>
    <w:rsid w:val="46F1ECA9"/>
    <w:rsid w:val="46F3E67E"/>
    <w:rsid w:val="4705CEB8"/>
    <w:rsid w:val="4713D45C"/>
    <w:rsid w:val="4720E098"/>
    <w:rsid w:val="47236107"/>
    <w:rsid w:val="47317491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AAE043"/>
    <w:rsid w:val="48DB1DB1"/>
    <w:rsid w:val="48E1B2FC"/>
    <w:rsid w:val="48F8091E"/>
    <w:rsid w:val="49161618"/>
    <w:rsid w:val="49250D31"/>
    <w:rsid w:val="4940E5B8"/>
    <w:rsid w:val="494E3DFE"/>
    <w:rsid w:val="49B71029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A44496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38233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11D98D"/>
    <w:rsid w:val="4C23F71E"/>
    <w:rsid w:val="4C3E844E"/>
    <w:rsid w:val="4C6792F3"/>
    <w:rsid w:val="4C988450"/>
    <w:rsid w:val="4CA664E3"/>
    <w:rsid w:val="4CC00EF8"/>
    <w:rsid w:val="4CCBC62A"/>
    <w:rsid w:val="4CE4758B"/>
    <w:rsid w:val="4CF328C4"/>
    <w:rsid w:val="4D1A4501"/>
    <w:rsid w:val="4D1E48BE"/>
    <w:rsid w:val="4D381430"/>
    <w:rsid w:val="4D4D2BB2"/>
    <w:rsid w:val="4D5E621B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4FE8D723"/>
    <w:rsid w:val="50131E8C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5E8B8B"/>
    <w:rsid w:val="51A49B86"/>
    <w:rsid w:val="51A9538F"/>
    <w:rsid w:val="51EAAE20"/>
    <w:rsid w:val="5200D871"/>
    <w:rsid w:val="5230A502"/>
    <w:rsid w:val="5246D7DC"/>
    <w:rsid w:val="527BABFD"/>
    <w:rsid w:val="528FF8E5"/>
    <w:rsid w:val="52969721"/>
    <w:rsid w:val="52B41EFF"/>
    <w:rsid w:val="52DA7742"/>
    <w:rsid w:val="52FBD916"/>
    <w:rsid w:val="5306738F"/>
    <w:rsid w:val="531AE290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53EA53"/>
    <w:rsid w:val="545B902F"/>
    <w:rsid w:val="54A46817"/>
    <w:rsid w:val="54B232B1"/>
    <w:rsid w:val="54B464B7"/>
    <w:rsid w:val="54FCE3C5"/>
    <w:rsid w:val="552F51E4"/>
    <w:rsid w:val="553344DE"/>
    <w:rsid w:val="554647A0"/>
    <w:rsid w:val="554B621C"/>
    <w:rsid w:val="5552F7A8"/>
    <w:rsid w:val="55CE3E98"/>
    <w:rsid w:val="55CF6D67"/>
    <w:rsid w:val="55D5CB16"/>
    <w:rsid w:val="55E43753"/>
    <w:rsid w:val="560AF570"/>
    <w:rsid w:val="565F436B"/>
    <w:rsid w:val="566F7714"/>
    <w:rsid w:val="56787F85"/>
    <w:rsid w:val="568A40CD"/>
    <w:rsid w:val="56BFB90B"/>
    <w:rsid w:val="56C896CB"/>
    <w:rsid w:val="56E5031B"/>
    <w:rsid w:val="56FE07CE"/>
    <w:rsid w:val="571E8B07"/>
    <w:rsid w:val="57275F71"/>
    <w:rsid w:val="5748053B"/>
    <w:rsid w:val="575F106E"/>
    <w:rsid w:val="57691CEA"/>
    <w:rsid w:val="577B3A2A"/>
    <w:rsid w:val="579F9A9D"/>
    <w:rsid w:val="57B03CA4"/>
    <w:rsid w:val="57E2398E"/>
    <w:rsid w:val="57FF76FE"/>
    <w:rsid w:val="5801384D"/>
    <w:rsid w:val="5840F7C8"/>
    <w:rsid w:val="58552DF0"/>
    <w:rsid w:val="5860B695"/>
    <w:rsid w:val="589574B9"/>
    <w:rsid w:val="58A04A9D"/>
    <w:rsid w:val="58A63ADA"/>
    <w:rsid w:val="58A69419"/>
    <w:rsid w:val="58AA7FCE"/>
    <w:rsid w:val="58ACBA18"/>
    <w:rsid w:val="58C2658A"/>
    <w:rsid w:val="58CAFB80"/>
    <w:rsid w:val="58EAE2C8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99076"/>
    <w:rsid w:val="5A9B41CC"/>
    <w:rsid w:val="5AC3FF77"/>
    <w:rsid w:val="5ACE43E4"/>
    <w:rsid w:val="5AFD6ED9"/>
    <w:rsid w:val="5B59FA95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7C73E"/>
    <w:rsid w:val="5C7AE9B4"/>
    <w:rsid w:val="5C7B046A"/>
    <w:rsid w:val="5C7BBF9A"/>
    <w:rsid w:val="5C7D8EA1"/>
    <w:rsid w:val="5CB3A148"/>
    <w:rsid w:val="5CD8709D"/>
    <w:rsid w:val="5D0A2FEC"/>
    <w:rsid w:val="5D1919E5"/>
    <w:rsid w:val="5D296776"/>
    <w:rsid w:val="5D2BD683"/>
    <w:rsid w:val="5D2DD02E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79A1FB"/>
    <w:rsid w:val="5EA1A1F7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EC5BA3"/>
    <w:rsid w:val="5FF1A1EA"/>
    <w:rsid w:val="5FF7492E"/>
    <w:rsid w:val="6018824F"/>
    <w:rsid w:val="601B84B7"/>
    <w:rsid w:val="60272325"/>
    <w:rsid w:val="60387191"/>
    <w:rsid w:val="605CB6BB"/>
    <w:rsid w:val="606F514C"/>
    <w:rsid w:val="60A6BB55"/>
    <w:rsid w:val="60B3E2E9"/>
    <w:rsid w:val="60CD1830"/>
    <w:rsid w:val="61031AD2"/>
    <w:rsid w:val="61220D14"/>
    <w:rsid w:val="61484C98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440770"/>
    <w:rsid w:val="624C3C11"/>
    <w:rsid w:val="625D172B"/>
    <w:rsid w:val="625D799A"/>
    <w:rsid w:val="6262CDEA"/>
    <w:rsid w:val="630E0391"/>
    <w:rsid w:val="6345FC2E"/>
    <w:rsid w:val="635E4710"/>
    <w:rsid w:val="637E8654"/>
    <w:rsid w:val="638A27EE"/>
    <w:rsid w:val="6391B6D4"/>
    <w:rsid w:val="63B333C5"/>
    <w:rsid w:val="63DE2B83"/>
    <w:rsid w:val="64256BD8"/>
    <w:rsid w:val="642E4C4A"/>
    <w:rsid w:val="6454470D"/>
    <w:rsid w:val="64B50CD9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7C208"/>
    <w:rsid w:val="662E8189"/>
    <w:rsid w:val="663087F9"/>
    <w:rsid w:val="66435901"/>
    <w:rsid w:val="666E30C8"/>
    <w:rsid w:val="667C01E9"/>
    <w:rsid w:val="6680D8DA"/>
    <w:rsid w:val="66A1FC0C"/>
    <w:rsid w:val="66B8279C"/>
    <w:rsid w:val="66C21CEB"/>
    <w:rsid w:val="66C617E1"/>
    <w:rsid w:val="66F274CA"/>
    <w:rsid w:val="66F5EB2A"/>
    <w:rsid w:val="670621F2"/>
    <w:rsid w:val="6741B18B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9EA609"/>
    <w:rsid w:val="68B067D0"/>
    <w:rsid w:val="69018C6B"/>
    <w:rsid w:val="692066DC"/>
    <w:rsid w:val="6939DCCA"/>
    <w:rsid w:val="69493EF9"/>
    <w:rsid w:val="6949DEC0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55D604"/>
    <w:rsid w:val="6C64FD8B"/>
    <w:rsid w:val="6C849B2D"/>
    <w:rsid w:val="6CA3A5A1"/>
    <w:rsid w:val="6CA8242F"/>
    <w:rsid w:val="6CE0793C"/>
    <w:rsid w:val="6CF5F598"/>
    <w:rsid w:val="6D041EDE"/>
    <w:rsid w:val="6D0E7359"/>
    <w:rsid w:val="6D175279"/>
    <w:rsid w:val="6D1ED185"/>
    <w:rsid w:val="6D38B527"/>
    <w:rsid w:val="6D6A5465"/>
    <w:rsid w:val="6D6A5C34"/>
    <w:rsid w:val="6D759C28"/>
    <w:rsid w:val="6D9D9435"/>
    <w:rsid w:val="6DA67C51"/>
    <w:rsid w:val="6DED2E76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28ADCB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DCE3E3"/>
    <w:rsid w:val="70DDBDD5"/>
    <w:rsid w:val="70DFC394"/>
    <w:rsid w:val="70E714EA"/>
    <w:rsid w:val="70EB7C9F"/>
    <w:rsid w:val="70F242A6"/>
    <w:rsid w:val="7107716D"/>
    <w:rsid w:val="7163905B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91B154"/>
    <w:rsid w:val="72AB838D"/>
    <w:rsid w:val="72F6C1C4"/>
    <w:rsid w:val="7313C30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3DD3053"/>
    <w:rsid w:val="740CE80D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20803"/>
    <w:rsid w:val="758B63AD"/>
    <w:rsid w:val="759F5615"/>
    <w:rsid w:val="75D78D1E"/>
    <w:rsid w:val="75E1D0E9"/>
    <w:rsid w:val="75E5B068"/>
    <w:rsid w:val="7611775C"/>
    <w:rsid w:val="7635C377"/>
    <w:rsid w:val="76420850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533D3C"/>
    <w:rsid w:val="77798D2F"/>
    <w:rsid w:val="777B3E31"/>
    <w:rsid w:val="77837A1E"/>
    <w:rsid w:val="77F540B1"/>
    <w:rsid w:val="77FF5342"/>
    <w:rsid w:val="78003688"/>
    <w:rsid w:val="780211B9"/>
    <w:rsid w:val="78030122"/>
    <w:rsid w:val="7816A0C1"/>
    <w:rsid w:val="7841FB18"/>
    <w:rsid w:val="784E1DA6"/>
    <w:rsid w:val="78528BBC"/>
    <w:rsid w:val="78719EDD"/>
    <w:rsid w:val="78769764"/>
    <w:rsid w:val="78B8E5B3"/>
    <w:rsid w:val="791160ED"/>
    <w:rsid w:val="795162E2"/>
    <w:rsid w:val="7975B705"/>
    <w:rsid w:val="79DD2704"/>
    <w:rsid w:val="7A0545A6"/>
    <w:rsid w:val="7A133268"/>
    <w:rsid w:val="7A151C1D"/>
    <w:rsid w:val="7A1A12FC"/>
    <w:rsid w:val="7A31D4BC"/>
    <w:rsid w:val="7A449130"/>
    <w:rsid w:val="7A5499FF"/>
    <w:rsid w:val="7A63C9FD"/>
    <w:rsid w:val="7A7471D4"/>
    <w:rsid w:val="7A83535E"/>
    <w:rsid w:val="7A9B4941"/>
    <w:rsid w:val="7AD04056"/>
    <w:rsid w:val="7AD6EB0E"/>
    <w:rsid w:val="7AFBE5C9"/>
    <w:rsid w:val="7B1C4C19"/>
    <w:rsid w:val="7B35313F"/>
    <w:rsid w:val="7B787762"/>
    <w:rsid w:val="7BABD099"/>
    <w:rsid w:val="7BBD5AB1"/>
    <w:rsid w:val="7BC339A7"/>
    <w:rsid w:val="7BD0AACD"/>
    <w:rsid w:val="7BE3F0F4"/>
    <w:rsid w:val="7BFCC365"/>
    <w:rsid w:val="7C1BE25F"/>
    <w:rsid w:val="7C2C5823"/>
    <w:rsid w:val="7C5CD345"/>
    <w:rsid w:val="7C7ABED9"/>
    <w:rsid w:val="7C7BF22C"/>
    <w:rsid w:val="7CC54058"/>
    <w:rsid w:val="7CC58B19"/>
    <w:rsid w:val="7CCDF2A3"/>
    <w:rsid w:val="7CDC353C"/>
    <w:rsid w:val="7CDCE0CD"/>
    <w:rsid w:val="7CE4B44B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BD45B9"/>
    <w:rsid w:val="7ED81B54"/>
    <w:rsid w:val="7EDA7BC8"/>
    <w:rsid w:val="7EE33DB6"/>
    <w:rsid w:val="7EF47DF6"/>
    <w:rsid w:val="7F013605"/>
    <w:rsid w:val="7F3D5FCF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A9408C97-C961-4392-BE07-ED1F84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  <w:style w:type="character" w:styleId="Nadpis1Char" w:customStyle="1">
    <w:name w:val="Nadpis 1 Char"/>
    <w:basedOn w:val="Standardnpsmoodstavce"/>
    <w:uiPriority w:val="9"/>
    <w:rsid w:val="001C4C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3Char" w:customStyle="1">
    <w:name w:val="Nadpis 3 Char"/>
    <w:basedOn w:val="Standardnpsmoodstavce"/>
    <w:uiPriority w:val="9"/>
    <w:rsid w:val="001C4C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uiPriority w:val="9"/>
    <w:semiHidden/>
    <w:rsid w:val="001C4C1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uiPriority w:val="9"/>
    <w:semiHidden/>
    <w:rsid w:val="001C4C1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uiPriority w:val="9"/>
    <w:semiHidden/>
    <w:rsid w:val="001C4C1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uiPriority w:val="9"/>
    <w:semiHidden/>
    <w:rsid w:val="001C4C1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uiPriority w:val="9"/>
    <w:semiHidden/>
    <w:rsid w:val="001C4C1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uiPriority w:val="9"/>
    <w:semiHidden/>
    <w:rsid w:val="001C4C19"/>
    <w:rPr>
      <w:rFonts w:eastAsiaTheme="majorEastAsia" w:cstheme="majorBidi"/>
      <w:color w:val="272727" w:themeColor="text1" w:themeTint="D8"/>
    </w:rPr>
  </w:style>
  <w:style w:type="character" w:styleId="NzevChar" w:customStyle="1">
    <w:name w:val="Název Char"/>
    <w:basedOn w:val="Standardnpsmoodstavce"/>
    <w:uiPriority w:val="10"/>
    <w:rsid w:val="001C4C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uiPriority w:val="11"/>
    <w:rsid w:val="001C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tChar" w:customStyle="1">
    <w:name w:val="Citát Char"/>
    <w:basedOn w:val="Standardnpsmoodstavce"/>
    <w:uiPriority w:val="29"/>
    <w:rsid w:val="001C4C19"/>
    <w:rPr>
      <w:i/>
      <w:iCs/>
      <w:color w:val="404040" w:themeColor="text1" w:themeTint="BF"/>
    </w:rPr>
  </w:style>
  <w:style w:type="character" w:styleId="VrazncittChar" w:customStyle="1">
    <w:name w:val="Výrazný citát Char"/>
    <w:basedOn w:val="Standardnpsmoodstavce"/>
    <w:uiPriority w:val="30"/>
    <w:rsid w:val="001C4C19"/>
    <w:rPr>
      <w:i/>
      <w:iCs/>
      <w:color w:val="0F4761" w:themeColor="accent1" w:themeShade="BF"/>
    </w:rPr>
  </w:style>
  <w:style w:type="character" w:styleId="TextkomenteChar" w:customStyle="1">
    <w:name w:val="Text komentáře Char"/>
    <w:basedOn w:val="Standardnpsmoodstavce"/>
    <w:uiPriority w:val="99"/>
    <w:rsid w:val="001C4C19"/>
    <w:rPr>
      <w:sz w:val="20"/>
      <w:szCs w:val="20"/>
    </w:rPr>
  </w:style>
  <w:style w:type="character" w:styleId="PedmtkomenteChar" w:customStyle="1">
    <w:name w:val="Předmět komentáře Char"/>
    <w:basedOn w:val="TextkomenteChar"/>
    <w:uiPriority w:val="99"/>
    <w:semiHidden/>
    <w:rsid w:val="001C4C19"/>
    <w:rPr>
      <w:b/>
      <w:bCs/>
      <w:sz w:val="20"/>
      <w:szCs w:val="20"/>
    </w:rPr>
  </w:style>
  <w:style w:type="paragraph" w:styleId="Textkomente">
    <w:name w:val="annotation text"/>
    <w:basedOn w:val="Normln"/>
    <w:link w:val="TextkomenteChar1"/>
    <w:uiPriority w:val="99"/>
    <w:unhideWhenUsed/>
    <w:rsid w:val="005D6931"/>
    <w:pPr>
      <w:spacing w:line="240" w:lineRule="auto"/>
    </w:pPr>
    <w:rPr>
      <w:sz w:val="20"/>
      <w:szCs w:val="20"/>
    </w:rPr>
  </w:style>
  <w:style w:type="character" w:styleId="TextkomenteChar1" w:customStyle="1">
    <w:name w:val="Text komentáře Char1"/>
    <w:basedOn w:val="Standardnpsmoodstavce"/>
    <w:link w:val="Textkomente"/>
    <w:uiPriority w:val="99"/>
    <w:rsid w:val="005D6931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1"/>
    <w:uiPriority w:val="99"/>
    <w:semiHidden/>
    <w:unhideWhenUsed/>
    <w:rsid w:val="000D0B8E"/>
    <w:rPr>
      <w:b/>
      <w:bCs/>
    </w:rPr>
  </w:style>
  <w:style w:type="character" w:styleId="PedmtkomenteChar1" w:customStyle="1">
    <w:name w:val="Předmět komentáře Char1"/>
    <w:basedOn w:val="TextkomenteChar1"/>
    <w:link w:val="Pedmtkomente"/>
    <w:uiPriority w:val="99"/>
    <w:semiHidden/>
    <w:rsid w:val="000D0B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20</revision>
  <dcterms:created xsi:type="dcterms:W3CDTF">2025-11-19T08:21:00.0000000Z</dcterms:created>
  <dcterms:modified xsi:type="dcterms:W3CDTF">2026-06-18T08:10:56.0432917Z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