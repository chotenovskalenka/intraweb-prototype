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C21F7" w:rsidR="1665CB06" w:rsidP="5C21F124" w:rsidRDefault="1665CB06" w14:paraId="515C56EB" w14:textId="54142337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</w:rPr>
      </w:pPr>
      <w:r w:rsidRPr="5C21F124" w:rsidR="1665CB06">
        <w:rPr>
          <w:rFonts w:ascii="Aptos Display" w:hAnsi="Aptos Display" w:eastAsia="Aptos Display" w:cs="Aptos Display"/>
        </w:rPr>
        <w:t>Název UC</w:t>
      </w:r>
    </w:p>
    <w:p w:rsidRPr="005C21F7" w:rsidR="53D0D049" w:rsidP="2560BA38" w:rsidRDefault="1F4F5677" w14:paraId="496645AE" w14:textId="3DE0B6BF">
      <w:p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 xml:space="preserve">Kontrola obsahu systému </w:t>
      </w:r>
      <w:r w:rsidRPr="42872B51" w:rsidR="00F94190">
        <w:rPr>
          <w:rFonts w:ascii="Aptos" w:hAnsi="Aptos" w:eastAsia="Aptos" w:cs="Aptos"/>
          <w:color w:val="000000" w:themeColor="text1"/>
        </w:rPr>
        <w:t>–</w:t>
      </w:r>
      <w:r w:rsidRPr="42872B51">
        <w:rPr>
          <w:rFonts w:ascii="Aptos" w:hAnsi="Aptos" w:eastAsia="Aptos" w:cs="Aptos"/>
          <w:color w:val="000000" w:themeColor="text1"/>
        </w:rPr>
        <w:t xml:space="preserve"> </w:t>
      </w:r>
      <w:r w:rsidRPr="42872B51" w:rsidR="728AAC0E">
        <w:rPr>
          <w:rFonts w:ascii="Aptos" w:hAnsi="Aptos" w:eastAsia="Aptos" w:cs="Aptos"/>
          <w:color w:val="000000" w:themeColor="text1"/>
        </w:rPr>
        <w:t>vnitřní skartace</w:t>
      </w:r>
    </w:p>
    <w:p w:rsidR="45A0D8ED" w:rsidP="372A9302" w:rsidRDefault="728AAC0E" w14:paraId="5808C4E5" w14:textId="273589A5">
      <w:p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 xml:space="preserve">Provádí se </w:t>
      </w:r>
      <w:r w:rsidRPr="42872B51" w:rsidR="4AEE7D3A">
        <w:rPr>
          <w:rFonts w:ascii="Aptos" w:hAnsi="Aptos" w:eastAsia="Aptos" w:cs="Aptos"/>
          <w:color w:val="000000" w:themeColor="text1"/>
        </w:rPr>
        <w:t>u již uložených archiválií:</w:t>
      </w:r>
    </w:p>
    <w:p w:rsidR="795162E2" w:rsidP="005D6931" w:rsidRDefault="795162E2" w14:paraId="6547DD23" w14:textId="58F23AA0">
      <w:pPr>
        <w:pStyle w:val="Odstavecseseznamem"/>
        <w:numPr>
          <w:ilvl w:val="0"/>
          <w:numId w:val="11"/>
        </w:num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Nalezení dotčených</w:t>
      </w:r>
      <w:r w:rsidRPr="42872B51" w:rsidR="51855E7D">
        <w:rPr>
          <w:rFonts w:ascii="Aptos" w:hAnsi="Aptos" w:eastAsia="Aptos" w:cs="Aptos"/>
          <w:color w:val="000000" w:themeColor="text1"/>
        </w:rPr>
        <w:t xml:space="preserve"> AIP</w:t>
      </w:r>
      <w:r w:rsidRPr="42872B51">
        <w:rPr>
          <w:rFonts w:ascii="Aptos" w:hAnsi="Aptos" w:eastAsia="Aptos" w:cs="Aptos"/>
          <w:color w:val="000000" w:themeColor="text1"/>
        </w:rPr>
        <w:t xml:space="preserve"> (pomocí F</w:t>
      </w:r>
      <w:r w:rsidRPr="42872B51" w:rsidR="00D111E7">
        <w:rPr>
          <w:rFonts w:ascii="Aptos" w:hAnsi="Aptos" w:eastAsia="Aptos" w:cs="Aptos"/>
          <w:color w:val="000000" w:themeColor="text1"/>
        </w:rPr>
        <w:t>C</w:t>
      </w:r>
      <w:r w:rsidRPr="42872B51">
        <w:rPr>
          <w:rFonts w:ascii="Aptos" w:hAnsi="Aptos" w:eastAsia="Aptos" w:cs="Aptos"/>
          <w:color w:val="000000" w:themeColor="text1"/>
        </w:rPr>
        <w:t xml:space="preserve"> Správa dat nebo přímo v AIP)</w:t>
      </w:r>
    </w:p>
    <w:p w:rsidR="12E5291B" w:rsidP="005D6931" w:rsidRDefault="6E4A05C9" w14:paraId="4B9D8ECD" w14:textId="1239BFCB">
      <w:pPr>
        <w:pStyle w:val="Odstavecseseznamem"/>
        <w:numPr>
          <w:ilvl w:val="0"/>
          <w:numId w:val="11"/>
        </w:num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Ověř</w:t>
      </w:r>
      <w:r w:rsidRPr="42872B51" w:rsidR="7FAAC65B">
        <w:rPr>
          <w:rFonts w:ascii="Aptos" w:hAnsi="Aptos" w:eastAsia="Aptos" w:cs="Aptos"/>
          <w:color w:val="000000" w:themeColor="text1"/>
        </w:rPr>
        <w:t>ení</w:t>
      </w:r>
      <w:r w:rsidRPr="42872B51">
        <w:rPr>
          <w:rFonts w:ascii="Aptos" w:hAnsi="Aptos" w:eastAsia="Aptos" w:cs="Aptos"/>
          <w:color w:val="000000" w:themeColor="text1"/>
        </w:rPr>
        <w:t xml:space="preserve"> </w:t>
      </w:r>
      <w:r w:rsidRPr="42872B51" w:rsidR="235D94CA">
        <w:rPr>
          <w:rFonts w:ascii="Aptos" w:hAnsi="Aptos" w:eastAsia="Aptos" w:cs="Aptos"/>
          <w:color w:val="000000" w:themeColor="text1"/>
        </w:rPr>
        <w:t>formátu</w:t>
      </w:r>
      <w:r w:rsidRPr="42872B51" w:rsidR="12E5291B">
        <w:rPr>
          <w:rFonts w:ascii="Aptos" w:hAnsi="Aptos" w:eastAsia="Aptos" w:cs="Aptos"/>
          <w:color w:val="000000" w:themeColor="text1"/>
        </w:rPr>
        <w:t xml:space="preserve"> </w:t>
      </w:r>
    </w:p>
    <w:p w:rsidR="5230A502" w:rsidP="42872B51" w:rsidRDefault="0B9206F0" w14:paraId="3B25840C" w14:textId="06F01A89">
      <w:pPr>
        <w:rPr>
          <w:rFonts w:ascii="Aptos" w:hAnsi="Aptos" w:eastAsia="Aptos" w:cs="Aptos"/>
          <w:color w:val="000000" w:themeColor="text1"/>
        </w:rPr>
      </w:pPr>
      <w:r w:rsidRPr="5722F23D">
        <w:rPr>
          <w:rFonts w:ascii="Aptos" w:hAnsi="Aptos" w:eastAsia="Aptos" w:cs="Aptos"/>
          <w:color w:val="000000" w:themeColor="text1"/>
        </w:rPr>
        <w:t xml:space="preserve">Cílem tohoto procesu je </w:t>
      </w:r>
      <w:r w:rsidRPr="5722F23D" w:rsidR="2F678E09">
        <w:rPr>
          <w:rFonts w:ascii="Aptos" w:hAnsi="Aptos" w:eastAsia="Aptos" w:cs="Aptos"/>
          <w:color w:val="000000" w:themeColor="text1"/>
        </w:rPr>
        <w:t xml:space="preserve">úplné odstranění AIP, které jsou nečitelné </w:t>
      </w:r>
      <w:commentRangeStart w:id="0"/>
      <w:r w:rsidRPr="5722F23D" w:rsidR="2F678E09">
        <w:rPr>
          <w:rFonts w:ascii="Aptos" w:hAnsi="Aptos" w:eastAsia="Aptos" w:cs="Aptos"/>
          <w:color w:val="000000" w:themeColor="text1"/>
        </w:rPr>
        <w:t>z důvodu zastarání</w:t>
      </w:r>
      <w:r w:rsidRPr="5722F23D" w:rsidR="5823EDF4">
        <w:rPr>
          <w:rFonts w:ascii="Aptos" w:hAnsi="Aptos" w:eastAsia="Aptos" w:cs="Aptos"/>
          <w:color w:val="000000" w:themeColor="text1"/>
        </w:rPr>
        <w:t xml:space="preserve"> software</w:t>
      </w:r>
      <w:r w:rsidRPr="5722F23D" w:rsidR="2F678E09">
        <w:rPr>
          <w:rFonts w:ascii="Aptos" w:hAnsi="Aptos" w:eastAsia="Aptos" w:cs="Aptos"/>
          <w:color w:val="000000" w:themeColor="text1"/>
        </w:rPr>
        <w:t>,</w:t>
      </w:r>
      <w:commentRangeEnd w:id="0"/>
      <w:r w:rsidRPr="5722F23D" w:rsidR="5230A502">
        <w:rPr>
          <w:rStyle w:val="Odkaznakoment"/>
          <w:rFonts w:ascii="Aptos" w:hAnsi="Aptos" w:eastAsia="Aptos" w:cs="Aptos"/>
          <w:color w:val="000000" w:themeColor="text1"/>
          <w:sz w:val="22"/>
          <w:szCs w:val="22"/>
        </w:rPr>
        <w:commentReference w:id="0"/>
      </w:r>
      <w:r w:rsidRPr="5722F23D" w:rsidR="13938CFC">
        <w:rPr>
          <w:rFonts w:ascii="Aptos" w:hAnsi="Aptos" w:eastAsia="Aptos" w:cs="Aptos"/>
          <w:color w:val="000000" w:themeColor="text1"/>
        </w:rPr>
        <w:t xml:space="preserve"> proprietárního software,</w:t>
      </w:r>
      <w:r w:rsidRPr="5722F23D" w:rsidR="2F678E09">
        <w:rPr>
          <w:rFonts w:ascii="Aptos" w:hAnsi="Aptos" w:eastAsia="Aptos" w:cs="Aptos"/>
          <w:color w:val="000000" w:themeColor="text1"/>
        </w:rPr>
        <w:t xml:space="preserve"> bit rot</w:t>
      </w:r>
      <w:r w:rsidRPr="5722F23D" w:rsidR="236EF5F0">
        <w:rPr>
          <w:rFonts w:ascii="Aptos" w:hAnsi="Aptos" w:eastAsia="Aptos" w:cs="Aptos"/>
          <w:color w:val="000000" w:themeColor="text1"/>
        </w:rPr>
        <w:t xml:space="preserve"> </w:t>
      </w:r>
      <w:r w:rsidRPr="5722F23D" w:rsidR="00425A86">
        <w:rPr>
          <w:rFonts w:ascii="Aptos" w:hAnsi="Aptos" w:eastAsia="Aptos" w:cs="Aptos"/>
          <w:color w:val="000000" w:themeColor="text1"/>
        </w:rPr>
        <w:t>anebo</w:t>
      </w:r>
      <w:r w:rsidRPr="5722F23D" w:rsidR="236EF5F0">
        <w:rPr>
          <w:rFonts w:ascii="Aptos" w:hAnsi="Aptos" w:eastAsia="Aptos" w:cs="Aptos"/>
          <w:color w:val="000000" w:themeColor="text1"/>
        </w:rPr>
        <w:t xml:space="preserve"> úplné ztráty archivního významu.</w:t>
      </w:r>
    </w:p>
    <w:p w:rsidR="03907C29" w:rsidP="372A9302" w:rsidRDefault="03907C29" w14:paraId="3C99CE17" w14:textId="54151C35">
      <w:p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Je</w:t>
      </w:r>
      <w:r w:rsidRPr="42872B51" w:rsidR="77DD36BD">
        <w:rPr>
          <w:rFonts w:ascii="Aptos" w:hAnsi="Aptos" w:eastAsia="Aptos" w:cs="Aptos"/>
          <w:color w:val="000000" w:themeColor="text1"/>
        </w:rPr>
        <w:t>dná se o:</w:t>
      </w:r>
    </w:p>
    <w:p w:rsidR="00E773D6" w:rsidP="005D6931" w:rsidRDefault="4E1E480E" w14:paraId="069F382C" w14:textId="002B0205">
      <w:pPr>
        <w:pStyle w:val="Odstavecseseznamem"/>
        <w:numPr>
          <w:ilvl w:val="0"/>
          <w:numId w:val="12"/>
        </w:num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automatický proces</w:t>
      </w:r>
      <w:r w:rsidRPr="42872B51" w:rsidR="70B09E7D">
        <w:rPr>
          <w:rFonts w:ascii="Aptos" w:hAnsi="Aptos" w:eastAsia="Aptos" w:cs="Aptos"/>
          <w:color w:val="000000" w:themeColor="text1"/>
        </w:rPr>
        <w:t xml:space="preserve"> nebo jednorázový proces</w:t>
      </w:r>
    </w:p>
    <w:p w:rsidR="00E773D6" w:rsidP="005D6931" w:rsidRDefault="70B09E7D" w14:paraId="67CABC84" w14:textId="197FF819">
      <w:pPr>
        <w:pStyle w:val="Odstavecseseznamem"/>
        <w:numPr>
          <w:ilvl w:val="0"/>
          <w:numId w:val="12"/>
        </w:num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Proces může být prováděn prostřednictvím změnových SIP</w:t>
      </w:r>
      <w:r w:rsidRPr="42872B51" w:rsidR="4E1E480E">
        <w:rPr>
          <w:rFonts w:ascii="Aptos" w:hAnsi="Aptos" w:eastAsia="Aptos" w:cs="Aptos"/>
          <w:color w:val="000000" w:themeColor="text1"/>
        </w:rPr>
        <w:t xml:space="preserve">, </w:t>
      </w:r>
    </w:p>
    <w:p w:rsidRPr="005C21F7" w:rsidR="53D0D049" w:rsidP="42872B51" w:rsidRDefault="187B1F66" w14:paraId="1566E2CE" w14:textId="51669FAD">
      <w:pPr>
        <w:pStyle w:val="Odstavecseseznamem"/>
        <w:numPr>
          <w:ilvl w:val="0"/>
          <w:numId w:val="12"/>
        </w:num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 xml:space="preserve">lze </w:t>
      </w:r>
      <w:r w:rsidRPr="42872B51" w:rsidR="4E1E480E">
        <w:rPr>
          <w:rFonts w:ascii="Aptos" w:hAnsi="Aptos" w:eastAsia="Aptos" w:cs="Aptos"/>
          <w:color w:val="000000" w:themeColor="text1"/>
        </w:rPr>
        <w:t>nastav</w:t>
      </w:r>
      <w:r w:rsidRPr="42872B51" w:rsidR="3C99BA81">
        <w:rPr>
          <w:rFonts w:ascii="Aptos" w:hAnsi="Aptos" w:eastAsia="Aptos" w:cs="Aptos"/>
          <w:color w:val="000000" w:themeColor="text1"/>
        </w:rPr>
        <w:t>it nové</w:t>
      </w:r>
      <w:r w:rsidRPr="42872B51" w:rsidR="4E1E480E">
        <w:rPr>
          <w:rFonts w:ascii="Aptos" w:hAnsi="Aptos" w:eastAsia="Aptos" w:cs="Aptos"/>
          <w:color w:val="000000" w:themeColor="text1"/>
        </w:rPr>
        <w:t xml:space="preserve"> workflow</w:t>
      </w:r>
      <w:r w:rsidRPr="42872B51" w:rsidR="66F5EB2A">
        <w:rPr>
          <w:rFonts w:ascii="Aptos" w:hAnsi="Aptos" w:eastAsia="Aptos" w:cs="Aptos"/>
          <w:color w:val="000000" w:themeColor="text1"/>
        </w:rPr>
        <w:t xml:space="preserve"> a</w:t>
      </w:r>
      <w:r w:rsidRPr="42872B51" w:rsidR="4E1E480E">
        <w:rPr>
          <w:rFonts w:ascii="Aptos" w:hAnsi="Aptos" w:eastAsia="Aptos" w:cs="Aptos"/>
          <w:color w:val="000000" w:themeColor="text1"/>
        </w:rPr>
        <w:t xml:space="preserve"> konfigurac</w:t>
      </w:r>
      <w:r w:rsidRPr="42872B51" w:rsidR="1A6302D5">
        <w:rPr>
          <w:rFonts w:ascii="Aptos" w:hAnsi="Aptos" w:eastAsia="Aptos" w:cs="Aptos"/>
          <w:color w:val="000000" w:themeColor="text1"/>
        </w:rPr>
        <w:t>i</w:t>
      </w:r>
      <w:r w:rsidRPr="42872B51" w:rsidR="4E1E480E">
        <w:rPr>
          <w:rFonts w:ascii="Aptos" w:hAnsi="Aptos" w:eastAsia="Aptos" w:cs="Aptos"/>
          <w:color w:val="000000" w:themeColor="text1"/>
        </w:rPr>
        <w:t xml:space="preserve"> automatických kontrol</w:t>
      </w:r>
    </w:p>
    <w:p w:rsidRPr="005C21F7" w:rsidR="1665CB06" w:rsidP="5C21F124" w:rsidRDefault="1665CB06" w14:paraId="7DE933D8" w14:textId="66D2297B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</w:rPr>
      </w:pPr>
      <w:r w:rsidRPr="5C21F124" w:rsidR="1665CB06">
        <w:rPr>
          <w:rFonts w:ascii="Aptos Display" w:hAnsi="Aptos Display" w:eastAsia="Aptos Display" w:cs="Aptos Display"/>
        </w:rPr>
        <w:t>Identifikátor UC</w:t>
      </w:r>
    </w:p>
    <w:p w:rsidRPr="005C21F7" w:rsidR="007C1977" w:rsidP="03C996A2" w:rsidRDefault="007C1977" w14:paraId="34F25FF2" w14:textId="2C90A82B">
      <w:p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ADM-</w:t>
      </w:r>
      <w:r w:rsidRPr="42872B51" w:rsidR="063428CE">
        <w:rPr>
          <w:rFonts w:ascii="Aptos" w:hAnsi="Aptos" w:eastAsia="Aptos" w:cs="Aptos"/>
          <w:color w:val="000000" w:themeColor="text1"/>
        </w:rPr>
        <w:t>Skartace</w:t>
      </w:r>
    </w:p>
    <w:p w:rsidR="53D0D049" w:rsidP="005D6931" w:rsidRDefault="000C7872" w14:paraId="6658E725" w14:textId="4436A6F4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Souvisí s </w:t>
      </w:r>
      <w:r w:rsidRPr="42872B51" w:rsidR="0FDA5A15">
        <w:rPr>
          <w:rFonts w:ascii="Aptos" w:hAnsi="Aptos" w:eastAsia="Aptos" w:cs="Aptos"/>
          <w:color w:val="000000" w:themeColor="text1"/>
        </w:rPr>
        <w:t>Modulem Migrace datových formátů</w:t>
      </w:r>
      <w:r w:rsidRPr="42872B51" w:rsidR="7C6AB44D">
        <w:rPr>
          <w:rFonts w:ascii="Aptos" w:hAnsi="Aptos" w:eastAsia="Aptos" w:cs="Aptos"/>
          <w:color w:val="000000" w:themeColor="text1"/>
        </w:rPr>
        <w:t xml:space="preserve"> a FC Příjem</w:t>
      </w:r>
      <w:r w:rsidRPr="42872B51" w:rsidR="730D0AC5">
        <w:rPr>
          <w:rFonts w:ascii="Aptos" w:hAnsi="Aptos" w:eastAsia="Aptos" w:cs="Aptos"/>
          <w:color w:val="000000" w:themeColor="text1"/>
        </w:rPr>
        <w:t xml:space="preserve"> a Plánování uchování</w:t>
      </w:r>
    </w:p>
    <w:p w:rsidR="53D0D049" w:rsidP="42872B51" w:rsidRDefault="0FDA5A15" w14:paraId="1988C0AE" w14:textId="4E12F0EB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 xml:space="preserve">Proces </w:t>
      </w:r>
      <w:r w:rsidRPr="42872B51" w:rsidR="36AC05A6">
        <w:rPr>
          <w:rFonts w:ascii="Aptos" w:hAnsi="Aptos" w:eastAsia="Aptos" w:cs="Aptos"/>
          <w:color w:val="000000" w:themeColor="text1"/>
        </w:rPr>
        <w:t>ADM-</w:t>
      </w:r>
      <w:r w:rsidRPr="42872B51" w:rsidR="6A5F4615">
        <w:rPr>
          <w:rFonts w:ascii="Aptos" w:hAnsi="Aptos" w:eastAsia="Aptos" w:cs="Aptos"/>
          <w:color w:val="000000" w:themeColor="text1"/>
        </w:rPr>
        <w:t>Skartace</w:t>
      </w:r>
      <w:r w:rsidRPr="42872B51">
        <w:rPr>
          <w:rFonts w:ascii="Aptos" w:hAnsi="Aptos" w:eastAsia="Aptos" w:cs="Aptos"/>
          <w:color w:val="000000" w:themeColor="text1"/>
        </w:rPr>
        <w:t xml:space="preserve"> </w:t>
      </w:r>
      <w:r w:rsidRPr="42872B51" w:rsidR="762FD1C3">
        <w:rPr>
          <w:rFonts w:ascii="Aptos" w:hAnsi="Aptos" w:eastAsia="Aptos" w:cs="Aptos"/>
          <w:color w:val="000000" w:themeColor="text1"/>
        </w:rPr>
        <w:t>provádí buď</w:t>
      </w:r>
      <w:r w:rsidRPr="42872B51">
        <w:rPr>
          <w:rFonts w:ascii="Aptos" w:hAnsi="Aptos" w:eastAsia="Aptos" w:cs="Aptos"/>
          <w:color w:val="000000" w:themeColor="text1"/>
        </w:rPr>
        <w:t xml:space="preserve"> Operátor (FC Příjem, FC Přístup a FC Plánování uchovávání)</w:t>
      </w:r>
      <w:r w:rsidRPr="42872B51" w:rsidR="205E35CE">
        <w:rPr>
          <w:rFonts w:ascii="Aptos" w:hAnsi="Aptos" w:eastAsia="Aptos" w:cs="Aptos"/>
          <w:color w:val="000000" w:themeColor="text1"/>
        </w:rPr>
        <w:t xml:space="preserve"> nebo pečující archiv prostřednictvím změnových SIP</w:t>
      </w:r>
    </w:p>
    <w:p w:rsidRPr="005C21F7" w:rsidR="1665CB06" w:rsidP="5C21F124" w:rsidRDefault="1665CB06" w14:paraId="678DD25C" w14:textId="51BA87A6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</w:rPr>
      </w:pPr>
      <w:r w:rsidRPr="5C21F124" w:rsidR="1665CB06">
        <w:rPr>
          <w:rFonts w:ascii="Aptos Display" w:hAnsi="Aptos Display" w:eastAsia="Aptos Display" w:cs="Aptos Display"/>
        </w:rPr>
        <w:t>Úroveň</w:t>
      </w:r>
    </w:p>
    <w:p w:rsidR="099D1C7A" w:rsidP="372A9302" w:rsidRDefault="099D1C7A" w14:paraId="27EDA762" w14:textId="35BDDC20">
      <w:p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Primární</w:t>
      </w:r>
      <w:r w:rsidRPr="42872B51" w:rsidR="222B803C">
        <w:rPr>
          <w:rFonts w:ascii="Aptos" w:hAnsi="Aptos" w:eastAsia="Aptos" w:cs="Aptos"/>
          <w:color w:val="000000" w:themeColor="text1"/>
        </w:rPr>
        <w:t xml:space="preserve"> </w:t>
      </w:r>
      <w:r w:rsidRPr="42872B51" w:rsidR="19CE58E9">
        <w:rPr>
          <w:rFonts w:ascii="Aptos" w:hAnsi="Aptos" w:eastAsia="Aptos" w:cs="Aptos"/>
          <w:color w:val="000000" w:themeColor="text1"/>
        </w:rPr>
        <w:t>úkol</w:t>
      </w:r>
      <w:r w:rsidRPr="42872B51" w:rsidR="302038B9">
        <w:rPr>
          <w:rFonts w:ascii="Aptos" w:hAnsi="Aptos" w:eastAsia="Aptos" w:cs="Aptos"/>
          <w:color w:val="000000" w:themeColor="text1"/>
        </w:rPr>
        <w:t xml:space="preserve"> </w:t>
      </w:r>
      <w:r w:rsidRPr="42872B51" w:rsidR="35ECF089">
        <w:rPr>
          <w:rFonts w:ascii="Aptos" w:hAnsi="Aptos" w:eastAsia="Aptos" w:cs="Aptos"/>
          <w:color w:val="000000" w:themeColor="text1"/>
        </w:rPr>
        <w:t>FC A</w:t>
      </w:r>
      <w:r w:rsidRPr="42872B51" w:rsidR="090D5C14">
        <w:rPr>
          <w:rFonts w:ascii="Aptos" w:hAnsi="Aptos" w:eastAsia="Aptos" w:cs="Aptos"/>
          <w:color w:val="000000" w:themeColor="text1"/>
        </w:rPr>
        <w:t>dministrace</w:t>
      </w:r>
      <w:r w:rsidRPr="42872B51" w:rsidR="0103DF6B">
        <w:rPr>
          <w:rFonts w:ascii="Aptos" w:hAnsi="Aptos" w:eastAsia="Aptos" w:cs="Aptos"/>
          <w:color w:val="000000" w:themeColor="text1"/>
        </w:rPr>
        <w:t xml:space="preserve"> a FC Příjem</w:t>
      </w:r>
    </w:p>
    <w:p w:rsidRPr="005C21F7" w:rsidR="1665CB06" w:rsidP="5C21F124" w:rsidRDefault="1665CB06" w14:paraId="55EC82B7" w14:textId="494B4432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</w:rPr>
      </w:pPr>
      <w:r w:rsidRPr="5C21F124" w:rsidR="1665CB06">
        <w:rPr>
          <w:rFonts w:ascii="Aptos Display" w:hAnsi="Aptos Display" w:eastAsia="Aptos Display" w:cs="Aptos Display"/>
        </w:rPr>
        <w:t>Aktéři</w:t>
      </w:r>
    </w:p>
    <w:p w:rsidRPr="005C21F7" w:rsidR="00E21051" w:rsidP="53D0D049" w:rsidRDefault="00E21051" w14:paraId="7DDCA74D" w14:textId="77777777">
      <w:p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Primární:</w:t>
      </w:r>
    </w:p>
    <w:p w:rsidRPr="005C21F7" w:rsidR="777B3E31" w:rsidP="005D6931" w:rsidRDefault="777B3E31" w14:paraId="2370E583" w14:textId="2B69AC34">
      <w:pPr>
        <w:pStyle w:val="Odstavecseseznamem"/>
        <w:numPr>
          <w:ilvl w:val="0"/>
          <w:numId w:val="10"/>
        </w:num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 xml:space="preserve">FC </w:t>
      </w:r>
      <w:r w:rsidRPr="42872B51" w:rsidR="4251B6C0">
        <w:rPr>
          <w:rFonts w:ascii="Aptos" w:hAnsi="Aptos" w:eastAsia="Aptos" w:cs="Aptos"/>
          <w:color w:val="000000" w:themeColor="text1"/>
        </w:rPr>
        <w:t>Administrace</w:t>
      </w:r>
      <w:r w:rsidRPr="42872B51" w:rsidR="1840EE9F">
        <w:rPr>
          <w:rFonts w:ascii="Aptos" w:hAnsi="Aptos" w:eastAsia="Aptos" w:cs="Aptos"/>
          <w:color w:val="000000" w:themeColor="text1"/>
        </w:rPr>
        <w:t xml:space="preserve">, příp. </w:t>
      </w:r>
      <w:r w:rsidRPr="42872B51" w:rsidR="35070BD6">
        <w:rPr>
          <w:rFonts w:ascii="Aptos" w:hAnsi="Aptos" w:eastAsia="Aptos" w:cs="Aptos"/>
          <w:color w:val="000000" w:themeColor="text1"/>
        </w:rPr>
        <w:t>Operátor/</w:t>
      </w:r>
      <w:r w:rsidRPr="42872B51" w:rsidR="1840EE9F">
        <w:rPr>
          <w:rFonts w:ascii="Aptos" w:hAnsi="Aptos" w:eastAsia="Aptos" w:cs="Aptos"/>
          <w:color w:val="000000" w:themeColor="text1"/>
        </w:rPr>
        <w:t>Administrátor</w:t>
      </w:r>
      <w:r w:rsidRPr="42872B51" w:rsidR="61BB3016">
        <w:rPr>
          <w:rFonts w:ascii="Aptos" w:hAnsi="Aptos" w:eastAsia="Aptos" w:cs="Aptos"/>
          <w:color w:val="000000" w:themeColor="text1"/>
        </w:rPr>
        <w:t xml:space="preserve"> Administrace</w:t>
      </w:r>
      <w:r w:rsidRPr="42872B51" w:rsidR="30BD4472">
        <w:rPr>
          <w:rFonts w:ascii="Aptos" w:hAnsi="Aptos" w:eastAsia="Aptos" w:cs="Aptos"/>
          <w:color w:val="000000" w:themeColor="text1"/>
        </w:rPr>
        <w:t>, FC Příjem</w:t>
      </w:r>
    </w:p>
    <w:p w:rsidRPr="005C21F7" w:rsidR="3AFACEBA" w:rsidP="3AFACEBA" w:rsidRDefault="3AFACEBA" w14:paraId="02AA5855" w14:textId="1F64128A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777B3E31" w14:paraId="6F4EADFC" w14:textId="77F6977E">
      <w:pPr>
        <w:rPr>
          <w:rFonts w:ascii="Aptos" w:hAnsi="Aptos" w:eastAsia="Aptos" w:cs="Aptos"/>
          <w:color w:val="000000" w:themeColor="text1"/>
        </w:rPr>
      </w:pPr>
      <w:r w:rsidRPr="372A9302">
        <w:rPr>
          <w:rFonts w:ascii="Aptos" w:hAnsi="Aptos" w:eastAsia="Aptos" w:cs="Aptos"/>
          <w:color w:val="000000" w:themeColor="text1"/>
        </w:rPr>
        <w:t xml:space="preserve">Sekundární: </w:t>
      </w:r>
    </w:p>
    <w:p w:rsidRPr="00EA6A70" w:rsidR="00EA6A70" w:rsidP="005D6931" w:rsidRDefault="464C555A" w14:paraId="365A09E8" w14:textId="77777777">
      <w:pPr>
        <w:pStyle w:val="Odstavecseseznamem"/>
        <w:numPr>
          <w:ilvl w:val="0"/>
          <w:numId w:val="1"/>
        </w:numPr>
      </w:pPr>
      <w:r w:rsidRPr="00EA6A70">
        <w:t>FC Správa dat</w:t>
      </w:r>
    </w:p>
    <w:p w:rsidRPr="00EA6A70" w:rsidR="00EA6A70" w:rsidP="005D6931" w:rsidRDefault="464C555A" w14:paraId="27041BC2" w14:textId="77777777">
      <w:pPr>
        <w:pStyle w:val="Odstavecseseznamem"/>
        <w:numPr>
          <w:ilvl w:val="0"/>
          <w:numId w:val="1"/>
        </w:numPr>
      </w:pPr>
      <w:r w:rsidRPr="00EA6A70">
        <w:t>FC Uložení dat</w:t>
      </w:r>
    </w:p>
    <w:p w:rsidRPr="00EA6A70" w:rsidR="00EA6A70" w:rsidP="005D6931" w:rsidRDefault="464C555A" w14:paraId="00ADB794" w14:textId="77777777">
      <w:pPr>
        <w:pStyle w:val="Odstavecseseznamem"/>
        <w:numPr>
          <w:ilvl w:val="0"/>
          <w:numId w:val="1"/>
        </w:numPr>
      </w:pPr>
      <w:r w:rsidRPr="00EA6A70">
        <w:t>FC Plánování uchovávání</w:t>
      </w:r>
    </w:p>
    <w:p w:rsidRPr="00EA6A70" w:rsidR="464C555A" w:rsidP="005D6931" w:rsidRDefault="464C555A" w14:paraId="608323FA" w14:textId="6A6A077A">
      <w:pPr>
        <w:pStyle w:val="Odstavecseseznamem"/>
        <w:numPr>
          <w:ilvl w:val="0"/>
          <w:numId w:val="1"/>
        </w:numPr>
      </w:pPr>
      <w:r w:rsidRPr="00EA6A70">
        <w:t>Modul Migrace datových formátů</w:t>
      </w:r>
    </w:p>
    <w:p w:rsidRPr="005C21F7" w:rsidR="53D0D049" w:rsidP="53D0D049" w:rsidRDefault="53D0D049" w14:paraId="46993666" w14:textId="4087F1AD">
      <w:pPr>
        <w:rPr>
          <w:rFonts w:ascii="Aptos" w:hAnsi="Aptos" w:eastAsia="Aptos" w:cs="Aptos"/>
          <w:color w:val="000000" w:themeColor="text1"/>
        </w:rPr>
      </w:pPr>
    </w:p>
    <w:p w:rsidRPr="005C21F7" w:rsidR="1665CB06" w:rsidP="5C21F124" w:rsidRDefault="1665CB06" w14:paraId="2D66D412" w14:textId="4439A58C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</w:rPr>
      </w:pPr>
      <w:r w:rsidRPr="5C21F124" w:rsidR="1665CB06">
        <w:rPr>
          <w:rFonts w:ascii="Aptos Display" w:hAnsi="Aptos Display" w:eastAsia="Aptos Display" w:cs="Aptos Display"/>
        </w:rPr>
        <w:t>Zainteresované strany a jejich zájmy</w:t>
      </w:r>
    </w:p>
    <w:p w:rsidRPr="000D3288" w:rsidR="1FE74106" w:rsidP="000D3288" w:rsidRDefault="20142469" w14:paraId="05D04F43" w14:textId="631F5145">
      <w:p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 xml:space="preserve">FC Administrace – </w:t>
      </w:r>
      <w:r w:rsidRPr="42872B51" w:rsidR="1B04FB30">
        <w:rPr>
          <w:rFonts w:ascii="Aptos" w:hAnsi="Aptos" w:eastAsia="Aptos" w:cs="Aptos"/>
          <w:color w:val="000000" w:themeColor="text1"/>
        </w:rPr>
        <w:t xml:space="preserve">nutnost zjištění </w:t>
      </w:r>
      <w:r w:rsidRPr="42872B51" w:rsidR="75E5B068">
        <w:rPr>
          <w:rFonts w:ascii="Aptos" w:hAnsi="Aptos" w:eastAsia="Aptos" w:cs="Aptos"/>
          <w:color w:val="000000" w:themeColor="text1"/>
        </w:rPr>
        <w:t xml:space="preserve">a označení </w:t>
      </w:r>
      <w:r w:rsidRPr="42872B51" w:rsidR="1B04FB30">
        <w:rPr>
          <w:rFonts w:ascii="Aptos" w:hAnsi="Aptos" w:eastAsia="Aptos" w:cs="Aptos"/>
          <w:color w:val="000000" w:themeColor="text1"/>
        </w:rPr>
        <w:t xml:space="preserve">objektů, u kterých je </w:t>
      </w:r>
      <w:r w:rsidRPr="42872B51" w:rsidR="0A16E5C1">
        <w:rPr>
          <w:rFonts w:ascii="Aptos" w:hAnsi="Aptos" w:eastAsia="Aptos" w:cs="Aptos"/>
          <w:color w:val="000000" w:themeColor="text1"/>
        </w:rPr>
        <w:t>došlo k zastárání nebo poškození a je potřeba úplné odstranění.</w:t>
      </w:r>
    </w:p>
    <w:p w:rsidRPr="005C21F7" w:rsidR="41EA63E7" w:rsidP="372A9302" w:rsidRDefault="1B04FB30" w14:paraId="4287BAC3" w14:textId="734D347C">
      <w:pPr>
        <w:rPr>
          <w:rFonts w:ascii="Aptos" w:hAnsi="Aptos" w:eastAsia="Aptos" w:cs="Aptos"/>
          <w:color w:val="000000" w:themeColor="text1"/>
        </w:rPr>
      </w:pPr>
      <w:r w:rsidRPr="372A9302">
        <w:rPr>
          <w:rFonts w:ascii="Aptos" w:hAnsi="Aptos" w:eastAsia="Aptos" w:cs="Aptos"/>
          <w:color w:val="000000" w:themeColor="text1"/>
        </w:rPr>
        <w:lastRenderedPageBreak/>
        <w:t>FC Správa dat – poskytuje údaje, aktualizuje údaje (např. Nový identifikovaný formát, vyznačit komponenty k migraci)</w:t>
      </w:r>
    </w:p>
    <w:p w:rsidR="1B04FB30" w:rsidP="372A9302" w:rsidRDefault="1B04FB30" w14:paraId="3F9A442F" w14:textId="75DB45DE">
      <w:pPr>
        <w:rPr>
          <w:rFonts w:ascii="Aptos" w:hAnsi="Aptos" w:eastAsia="Aptos" w:cs="Aptos"/>
          <w:color w:val="000000" w:themeColor="text1"/>
        </w:rPr>
      </w:pPr>
      <w:r w:rsidRPr="372A9302">
        <w:rPr>
          <w:rFonts w:ascii="Aptos" w:hAnsi="Aptos" w:eastAsia="Aptos" w:cs="Aptos"/>
          <w:color w:val="000000" w:themeColor="text1"/>
        </w:rPr>
        <w:t xml:space="preserve">FC Uložení dat – poskytuje data, příp. </w:t>
      </w:r>
      <w:r w:rsidR="00EA6A70">
        <w:rPr>
          <w:rFonts w:ascii="Aptos" w:hAnsi="Aptos" w:eastAsia="Aptos" w:cs="Aptos"/>
          <w:color w:val="000000" w:themeColor="text1"/>
        </w:rPr>
        <w:t>a</w:t>
      </w:r>
      <w:r w:rsidRPr="00EA6A70">
        <w:rPr>
          <w:rFonts w:ascii="Aptos" w:hAnsi="Aptos" w:eastAsia="Aptos" w:cs="Aptos"/>
          <w:color w:val="000000" w:themeColor="text1"/>
        </w:rPr>
        <w:t>ktualizuje</w:t>
      </w:r>
      <w:r w:rsidRPr="372A9302">
        <w:rPr>
          <w:rFonts w:ascii="Aptos" w:hAnsi="Aptos" w:eastAsia="Aptos" w:cs="Aptos"/>
          <w:color w:val="000000" w:themeColor="text1"/>
        </w:rPr>
        <w:t xml:space="preserve"> údaje v AIP</w:t>
      </w:r>
      <w:r w:rsidRPr="372A9302" w:rsidR="6B4DEE83">
        <w:rPr>
          <w:rFonts w:ascii="Aptos" w:hAnsi="Aptos" w:eastAsia="Aptos" w:cs="Aptos"/>
          <w:color w:val="000000" w:themeColor="text1"/>
        </w:rPr>
        <w:t>, přístup k AIP</w:t>
      </w:r>
    </w:p>
    <w:p w:rsidR="1B04FB30" w:rsidP="372A9302" w:rsidRDefault="1B04FB30" w14:paraId="11EBBF4E" w14:textId="2FBA2C8D">
      <w:pPr>
        <w:rPr>
          <w:rFonts w:ascii="Aptos" w:hAnsi="Aptos" w:eastAsia="Aptos" w:cs="Aptos"/>
          <w:color w:val="000000" w:themeColor="text1"/>
        </w:rPr>
      </w:pPr>
      <w:r w:rsidRPr="372A9302">
        <w:rPr>
          <w:rFonts w:ascii="Aptos" w:hAnsi="Aptos" w:eastAsia="Aptos" w:cs="Aptos"/>
          <w:color w:val="000000" w:themeColor="text1"/>
        </w:rPr>
        <w:t xml:space="preserve">FC Plánování uchovávání </w:t>
      </w:r>
      <w:r w:rsidR="00EA6A70">
        <w:rPr>
          <w:rFonts w:ascii="Aptos" w:hAnsi="Aptos" w:eastAsia="Aptos" w:cs="Aptos"/>
          <w:color w:val="000000" w:themeColor="text1"/>
        </w:rPr>
        <w:t>–</w:t>
      </w:r>
      <w:r w:rsidRPr="372A9302">
        <w:rPr>
          <w:rFonts w:ascii="Aptos" w:hAnsi="Aptos" w:eastAsia="Aptos" w:cs="Aptos"/>
          <w:color w:val="000000" w:themeColor="text1"/>
        </w:rPr>
        <w:t xml:space="preserve"> poskytuje katalog formátů a migrační schémata</w:t>
      </w:r>
      <w:r w:rsidRPr="372A9302" w:rsidR="3147BD2F">
        <w:rPr>
          <w:rFonts w:ascii="Aptos" w:hAnsi="Aptos" w:eastAsia="Aptos" w:cs="Aptos"/>
          <w:color w:val="000000" w:themeColor="text1"/>
        </w:rPr>
        <w:t>, informaci o změně politiky</w:t>
      </w:r>
    </w:p>
    <w:p w:rsidR="1D798EE9" w:rsidP="00BB4156" w:rsidRDefault="1D798EE9" w14:paraId="5BB1E09E" w14:textId="14530B10">
      <w:r>
        <w:t xml:space="preserve">IS NDA </w:t>
      </w:r>
      <w:r w:rsidR="00BB4156">
        <w:t>–</w:t>
      </w:r>
      <w:r>
        <w:t xml:space="preserve"> Zajištění dlouhodobé čitelnosti dat</w:t>
      </w:r>
    </w:p>
    <w:p w:rsidRPr="00BB4156" w:rsidR="00BB4156" w:rsidP="00BB4156" w:rsidRDefault="71835E97" w14:paraId="26D61DF8" w14:textId="53484D01">
      <w:r>
        <w:t xml:space="preserve">FC Příjem </w:t>
      </w:r>
      <w:r w:rsidR="00425A86">
        <w:t>–</w:t>
      </w:r>
      <w:r>
        <w:t xml:space="preserve"> předávání komunikace s pečujícími archivy</w:t>
      </w:r>
    </w:p>
    <w:p w:rsidRPr="005C21F7" w:rsidR="1665CB06" w:rsidP="5C21F124" w:rsidRDefault="777B3E31" w14:paraId="1686E581" w14:textId="5CD11F3B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</w:rPr>
      </w:pPr>
      <w:r w:rsidRPr="5C21F124" w:rsidR="777B3E31">
        <w:rPr>
          <w:rFonts w:ascii="Aptos Display" w:hAnsi="Aptos Display" w:eastAsia="Aptos Display" w:cs="Aptos Display"/>
        </w:rPr>
        <w:t>Předpoklady (</w:t>
      </w:r>
      <w:r w:rsidRPr="5C21F124" w:rsidR="777B3E31">
        <w:rPr>
          <w:rFonts w:ascii="Aptos Display" w:hAnsi="Aptos Display" w:eastAsia="Aptos Display" w:cs="Aptos Display"/>
        </w:rPr>
        <w:t>Preconditions</w:t>
      </w:r>
      <w:r w:rsidRPr="5C21F124" w:rsidR="777B3E31">
        <w:rPr>
          <w:rFonts w:ascii="Aptos Display" w:hAnsi="Aptos Display" w:eastAsia="Aptos Display" w:cs="Aptos Display"/>
        </w:rPr>
        <w:t>)</w:t>
      </w:r>
    </w:p>
    <w:p w:rsidRPr="00162CA3" w:rsidR="33FD397D" w:rsidP="00162CA3" w:rsidRDefault="33FD397D" w14:paraId="1C2E5979" w14:textId="2B3F0F64">
      <w:r w:rsidRPr="00162CA3">
        <w:t>Systém je v</w:t>
      </w:r>
      <w:r w:rsidRPr="00162CA3" w:rsidR="157BEF0A">
        <w:t>e stavu, kdy lze spustit a provést kontrolu</w:t>
      </w:r>
      <w:r w:rsidRPr="00162CA3">
        <w:t xml:space="preserve"> </w:t>
      </w:r>
      <w:r w:rsidRPr="00162CA3" w:rsidR="21E9F62F">
        <w:t xml:space="preserve">(nemusí být v </w:t>
      </w:r>
      <w:r w:rsidRPr="00162CA3">
        <w:t>konzistentním stavu</w:t>
      </w:r>
      <w:r w:rsidRPr="00162CA3" w:rsidR="4D1E48BE">
        <w:t>)</w:t>
      </w:r>
      <w:r w:rsidRPr="00162CA3" w:rsidR="58CAFB80">
        <w:t>.</w:t>
      </w:r>
    </w:p>
    <w:p w:rsidRPr="00162CA3" w:rsidR="64DEB4F1" w:rsidP="00162CA3" w:rsidRDefault="262EADC5" w14:paraId="15B5BD1B" w14:textId="392118E7">
      <w:pPr>
        <w:rPr>
          <w:highlight w:val="yellow"/>
        </w:rPr>
      </w:pPr>
      <w:r w:rsidRPr="00162CA3">
        <w:t>Existuj</w:t>
      </w:r>
      <w:r w:rsidRPr="00162CA3" w:rsidR="6DA67C51">
        <w:t>e konfigurace pro defaultní nastavení workflow a rozhraní.</w:t>
      </w:r>
    </w:p>
    <w:p w:rsidRPr="00162CA3" w:rsidR="16B256BA" w:rsidP="00162CA3" w:rsidRDefault="16B256BA" w14:paraId="382BE631" w14:textId="7CB9F711">
      <w:r>
        <w:t xml:space="preserve">Nastane událost, která spouští </w:t>
      </w:r>
      <w:r w:rsidR="7BB24055">
        <w:t>operaci</w:t>
      </w:r>
      <w:r w:rsidR="086E48EF">
        <w:t xml:space="preserve"> vnitřní skartace</w:t>
      </w:r>
    </w:p>
    <w:p w:rsidRPr="00162CA3" w:rsidR="29232748" w:rsidP="00162CA3" w:rsidRDefault="29232748" w14:paraId="34CCED15" w14:textId="4D83D6AE">
      <w:r w:rsidRPr="00162CA3">
        <w:t>V IS NDA jsou data</w:t>
      </w:r>
      <w:r w:rsidRPr="00162CA3" w:rsidR="1B4FA8EA">
        <w:t xml:space="preserve"> (archiválie a jejich metadata)</w:t>
      </w:r>
    </w:p>
    <w:p w:rsidRPr="00162CA3" w:rsidR="7FC276F0" w:rsidP="00162CA3" w:rsidRDefault="7FC276F0" w14:paraId="06A5C300" w14:textId="337A3513">
      <w:r w:rsidRPr="00162CA3">
        <w:t xml:space="preserve">Ve FC Administrace existuje přehled plánovaných procesů, vč. </w:t>
      </w:r>
      <w:r w:rsidRPr="00162CA3" w:rsidR="00511BE0">
        <w:t>k</w:t>
      </w:r>
      <w:r w:rsidRPr="00162CA3">
        <w:t>ontrol – procesy zadané ručně a automatické kontroly</w:t>
      </w:r>
      <w:r w:rsidRPr="00162CA3" w:rsidR="00511BE0">
        <w:t>.</w:t>
      </w:r>
    </w:p>
    <w:p w:rsidRPr="00162CA3" w:rsidR="2D7C5207" w:rsidP="00162CA3" w:rsidRDefault="4483600B" w14:paraId="6F9E00EA" w14:textId="63FE2A0D">
      <w:r>
        <w:t xml:space="preserve">Existují </w:t>
      </w:r>
      <w:r w:rsidR="3FD59F1B">
        <w:t xml:space="preserve">politiky </w:t>
      </w:r>
      <w:r w:rsidR="63AC682A">
        <w:t xml:space="preserve">a konfigurace </w:t>
      </w:r>
      <w:r w:rsidR="0AD13784">
        <w:t>operace</w:t>
      </w:r>
      <w:r w:rsidR="63AC682A">
        <w:t xml:space="preserve"> vnitřní skartace</w:t>
      </w:r>
      <w:r>
        <w:t>, katalog formátů, de</w:t>
      </w:r>
      <w:r w:rsidR="7107716D">
        <w:t>finice datových objektů</w:t>
      </w:r>
      <w:r w:rsidR="718C2B28">
        <w:t>, kontroly datové konzistence</w:t>
      </w:r>
      <w:r w:rsidR="2CA065E2">
        <w:t>.</w:t>
      </w:r>
    </w:p>
    <w:p w:rsidRPr="00162CA3" w:rsidR="2D7C5207" w:rsidP="00162CA3" w:rsidRDefault="2D7C5207" w14:paraId="65AEC2F4" w14:textId="51A94E1D">
      <w:r>
        <w:t>Zajištění dlouhodobé čitelnosti dat</w:t>
      </w:r>
      <w:r w:rsidR="53612C64">
        <w:t>.</w:t>
      </w:r>
    </w:p>
    <w:p w:rsidR="4E629520" w:rsidRDefault="4E629520" w14:paraId="65D19E50" w14:textId="56358D56">
      <w:r>
        <w:t>FC Příjem je schopen zpracovat změnové SIP s pořádacího software.</w:t>
      </w:r>
    </w:p>
    <w:p w:rsidRPr="005C21F7" w:rsidR="41EA63E7" w:rsidP="41EA63E7" w:rsidRDefault="41EA63E7" w14:paraId="34027D97" w14:textId="4A9D8D93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5C21F7" w:rsidR="1665CB06" w:rsidP="5C21F124" w:rsidRDefault="777B3E31" w14:paraId="11C692D7" w14:textId="139AF1E5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</w:rPr>
      </w:pPr>
      <w:r w:rsidRPr="5C21F124" w:rsidR="777B3E31">
        <w:rPr>
          <w:rFonts w:ascii="Aptos Display" w:hAnsi="Aptos Display" w:eastAsia="Aptos Display" w:cs="Aptos Display"/>
        </w:rPr>
        <w:t>Spouštěč (</w:t>
      </w:r>
      <w:r w:rsidRPr="5C21F124" w:rsidR="777B3E31">
        <w:rPr>
          <w:rFonts w:ascii="Aptos Display" w:hAnsi="Aptos Display" w:eastAsia="Aptos Display" w:cs="Aptos Display"/>
        </w:rPr>
        <w:t>Trigger</w:t>
      </w:r>
      <w:r w:rsidRPr="5C21F124" w:rsidR="777B3E31">
        <w:rPr>
          <w:rFonts w:ascii="Aptos Display" w:hAnsi="Aptos Display" w:eastAsia="Aptos Display" w:cs="Aptos Display"/>
        </w:rPr>
        <w:t>)</w:t>
      </w:r>
    </w:p>
    <w:p w:rsidRPr="00EA6A70" w:rsidR="00845528" w:rsidP="42872B51" w:rsidRDefault="341CBF10" w14:paraId="34F71DFB" w14:textId="1C6CBCF0">
      <w:pPr>
        <w:pStyle w:val="Odstavecseseznamem"/>
        <w:numPr>
          <w:ilvl w:val="0"/>
          <w:numId w:val="7"/>
        </w:numPr>
        <w:spacing w:line="259" w:lineRule="auto"/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Proces</w:t>
      </w:r>
      <w:r w:rsidRPr="42872B51" w:rsidR="46E1DC19">
        <w:rPr>
          <w:rFonts w:ascii="Aptos" w:hAnsi="Aptos" w:eastAsia="Aptos" w:cs="Aptos"/>
          <w:color w:val="000000" w:themeColor="text1"/>
        </w:rPr>
        <w:t xml:space="preserve"> vnitřní</w:t>
      </w:r>
      <w:r w:rsidRPr="42872B51">
        <w:rPr>
          <w:rFonts w:ascii="Aptos" w:hAnsi="Aptos" w:eastAsia="Aptos" w:cs="Aptos"/>
          <w:color w:val="000000" w:themeColor="text1"/>
        </w:rPr>
        <w:t xml:space="preserve"> skartace je založen na výsledcích jiných procesů </w:t>
      </w:r>
      <w:r w:rsidR="00425A86">
        <w:rPr>
          <w:rFonts w:ascii="Aptos" w:hAnsi="Aptos" w:eastAsia="Aptos" w:cs="Aptos"/>
          <w:color w:val="000000" w:themeColor="text1"/>
        </w:rPr>
        <w:t>–</w:t>
      </w:r>
      <w:r w:rsidRPr="42872B51" w:rsidR="3B4DAF11">
        <w:rPr>
          <w:rFonts w:ascii="Aptos" w:hAnsi="Aptos" w:eastAsia="Aptos" w:cs="Aptos"/>
          <w:color w:val="000000" w:themeColor="text1"/>
        </w:rPr>
        <w:t xml:space="preserve"> Kontrola čitelnosti, konzistence</w:t>
      </w:r>
      <w:r w:rsidRPr="42872B51" w:rsidR="2F0FEBE9">
        <w:rPr>
          <w:rFonts w:ascii="Aptos" w:hAnsi="Aptos" w:eastAsia="Aptos" w:cs="Aptos"/>
          <w:color w:val="000000" w:themeColor="text1"/>
        </w:rPr>
        <w:t>, zastarání software atd.</w:t>
      </w:r>
      <w:r w:rsidRPr="42872B51" w:rsidR="21ABCC31">
        <w:rPr>
          <w:rFonts w:ascii="Aptos" w:hAnsi="Aptos" w:eastAsia="Aptos" w:cs="Aptos"/>
          <w:color w:val="000000" w:themeColor="text1"/>
        </w:rPr>
        <w:t xml:space="preserve"> A lze jej plánovat</w:t>
      </w:r>
    </w:p>
    <w:p w:rsidRPr="00EA6A70" w:rsidR="00845528" w:rsidP="42872B51" w:rsidRDefault="24904948" w14:paraId="0B8CBC3D" w14:textId="01D5ED25">
      <w:pPr>
        <w:pStyle w:val="Odstavecseseznamem"/>
        <w:numPr>
          <w:ilvl w:val="0"/>
          <w:numId w:val="7"/>
        </w:numPr>
        <w:spacing w:line="259" w:lineRule="auto"/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Součástí je i</w:t>
      </w:r>
      <w:r w:rsidRPr="42872B51" w:rsidR="002E2248">
        <w:rPr>
          <w:rFonts w:ascii="Aptos" w:hAnsi="Aptos" w:eastAsia="Aptos" w:cs="Aptos"/>
          <w:color w:val="000000" w:themeColor="text1"/>
        </w:rPr>
        <w:t>dentifikace a validace</w:t>
      </w:r>
      <w:r w:rsidRPr="42872B51" w:rsidR="00ED7D3F">
        <w:rPr>
          <w:rFonts w:ascii="Aptos" w:hAnsi="Aptos" w:eastAsia="Aptos" w:cs="Aptos"/>
          <w:color w:val="000000" w:themeColor="text1"/>
        </w:rPr>
        <w:t xml:space="preserve"> – viz UC Kontrola obsahu systému </w:t>
      </w:r>
      <w:r w:rsidR="00425A86">
        <w:rPr>
          <w:rFonts w:ascii="Aptos" w:hAnsi="Aptos" w:eastAsia="Aptos" w:cs="Aptos"/>
          <w:color w:val="000000" w:themeColor="text1"/>
        </w:rPr>
        <w:t>–</w:t>
      </w:r>
      <w:r w:rsidRPr="42872B51" w:rsidR="00ED7D3F">
        <w:rPr>
          <w:rFonts w:ascii="Aptos" w:hAnsi="Aptos" w:eastAsia="Aptos" w:cs="Aptos"/>
          <w:color w:val="000000" w:themeColor="text1"/>
        </w:rPr>
        <w:t xml:space="preserve"> Identifikace formátů</w:t>
      </w:r>
    </w:p>
    <w:p w:rsidR="00F942BB" w:rsidP="005D6931" w:rsidRDefault="00F942BB" w14:paraId="66E93D2B" w14:textId="28ABD793">
      <w:pPr>
        <w:pStyle w:val="Odstavecseseznamem"/>
        <w:numPr>
          <w:ilvl w:val="0"/>
          <w:numId w:val="7"/>
        </w:numPr>
        <w:spacing w:line="259" w:lineRule="auto"/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Spuštění operátorem/administrátorem FC Administrace</w:t>
      </w:r>
    </w:p>
    <w:p w:rsidR="49BFD225" w:rsidP="42872B51" w:rsidRDefault="49BFD225" w14:paraId="13F989B7" w14:textId="5BBEF715">
      <w:pPr>
        <w:pStyle w:val="Odstavecseseznamem"/>
        <w:numPr>
          <w:ilvl w:val="0"/>
          <w:numId w:val="7"/>
        </w:numPr>
        <w:spacing w:line="259" w:lineRule="auto"/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FC Příjem prostřednictvím změnový SIP</w:t>
      </w:r>
    </w:p>
    <w:p w:rsidR="372A9302" w:rsidP="372A9302" w:rsidRDefault="372A9302" w14:paraId="0F5CE737" w14:textId="1061D3B4">
      <w:pPr>
        <w:pStyle w:val="Odstavecseseznamem"/>
        <w:spacing w:line="259" w:lineRule="auto"/>
        <w:rPr>
          <w:rFonts w:ascii="Aptos" w:hAnsi="Aptos" w:eastAsia="Aptos" w:cs="Aptos"/>
          <w:color w:val="000000" w:themeColor="text1"/>
        </w:rPr>
      </w:pPr>
    </w:p>
    <w:p w:rsidRPr="005C21F7" w:rsidR="1665CB06" w:rsidP="5C21F124" w:rsidRDefault="777B3E31" w14:paraId="6D88EAA0" w14:textId="6846B972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</w:rPr>
      </w:pPr>
      <w:r w:rsidRPr="5C21F124" w:rsidR="777B3E31">
        <w:rPr>
          <w:rFonts w:ascii="Aptos Display" w:hAnsi="Aptos Display" w:eastAsia="Aptos Display" w:cs="Aptos Display"/>
        </w:rPr>
        <w:t>Minimální záruky</w:t>
      </w:r>
    </w:p>
    <w:p w:rsidRPr="005C21F7" w:rsidR="58A04A9D" w:rsidP="5F13AA0A" w:rsidRDefault="58A04A9D" w14:paraId="6F693256" w14:textId="1293E3AB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 xml:space="preserve">U </w:t>
      </w:r>
      <w:r w:rsidRPr="42872B51" w:rsidR="60498FC3">
        <w:rPr>
          <w:rFonts w:ascii="Aptos" w:hAnsi="Aptos" w:eastAsia="Aptos" w:cs="Aptos"/>
          <w:color w:val="000000" w:themeColor="text1"/>
        </w:rPr>
        <w:t>operace</w:t>
      </w:r>
      <w:r w:rsidRPr="42872B51" w:rsidR="3E63B846">
        <w:rPr>
          <w:rFonts w:ascii="Aptos" w:hAnsi="Aptos" w:eastAsia="Aptos" w:cs="Aptos"/>
          <w:color w:val="000000" w:themeColor="text1"/>
        </w:rPr>
        <w:t xml:space="preserve"> vnitřní skartace</w:t>
      </w:r>
      <w:r w:rsidRPr="42872B51" w:rsidR="7A1A12FC">
        <w:rPr>
          <w:rFonts w:ascii="Aptos" w:hAnsi="Aptos" w:eastAsia="Aptos" w:cs="Aptos"/>
          <w:color w:val="000000" w:themeColor="text1"/>
        </w:rPr>
        <w:t xml:space="preserve"> je vyznačen stav průběhu </w:t>
      </w:r>
      <w:r w:rsidRPr="42872B51" w:rsidR="05EAEB46">
        <w:rPr>
          <w:rFonts w:ascii="Aptos" w:hAnsi="Aptos" w:eastAsia="Aptos" w:cs="Aptos"/>
          <w:color w:val="000000" w:themeColor="text1"/>
        </w:rPr>
        <w:t xml:space="preserve">(např. </w:t>
      </w:r>
      <w:r w:rsidRPr="42872B51" w:rsidR="74A606D4">
        <w:rPr>
          <w:rFonts w:ascii="Aptos" w:hAnsi="Aptos" w:eastAsia="Aptos" w:cs="Aptos"/>
          <w:color w:val="000000" w:themeColor="text1"/>
        </w:rPr>
        <w:t xml:space="preserve">Probíhá, </w:t>
      </w:r>
      <w:r w:rsidRPr="42872B51" w:rsidR="1F23BF41">
        <w:rPr>
          <w:rFonts w:ascii="Aptos" w:hAnsi="Aptos" w:eastAsia="Aptos" w:cs="Aptos"/>
          <w:color w:val="000000" w:themeColor="text1"/>
        </w:rPr>
        <w:t xml:space="preserve">Ověření oprávnění, </w:t>
      </w:r>
      <w:r w:rsidRPr="42872B51" w:rsidR="05EAEB46">
        <w:rPr>
          <w:rFonts w:ascii="Aptos" w:hAnsi="Aptos" w:eastAsia="Aptos" w:cs="Aptos"/>
          <w:color w:val="000000" w:themeColor="text1"/>
        </w:rPr>
        <w:t>Hledám ve S</w:t>
      </w:r>
      <w:r w:rsidRPr="42872B51" w:rsidR="298CBB2A">
        <w:rPr>
          <w:rFonts w:ascii="Aptos" w:hAnsi="Aptos" w:eastAsia="Aptos" w:cs="Aptos"/>
          <w:color w:val="000000" w:themeColor="text1"/>
        </w:rPr>
        <w:t xml:space="preserve">právě dat, </w:t>
      </w:r>
      <w:r w:rsidRPr="42872B51" w:rsidR="7A133268">
        <w:rPr>
          <w:rFonts w:ascii="Aptos" w:hAnsi="Aptos" w:eastAsia="Aptos" w:cs="Aptos"/>
          <w:color w:val="000000" w:themeColor="text1"/>
        </w:rPr>
        <w:t xml:space="preserve">Příprava komponent, </w:t>
      </w:r>
      <w:r w:rsidRPr="42872B51" w:rsidR="53BC469C">
        <w:rPr>
          <w:rFonts w:ascii="Aptos" w:hAnsi="Aptos" w:eastAsia="Aptos" w:cs="Aptos"/>
          <w:color w:val="000000" w:themeColor="text1"/>
        </w:rPr>
        <w:t>Identifikace datových formátů, Validace datových formátů</w:t>
      </w:r>
      <w:r w:rsidRPr="42872B51" w:rsidR="298CBB2A">
        <w:rPr>
          <w:rFonts w:ascii="Aptos" w:hAnsi="Aptos" w:eastAsia="Aptos" w:cs="Aptos"/>
          <w:color w:val="000000" w:themeColor="text1"/>
        </w:rPr>
        <w:t xml:space="preserve"> komponent, </w:t>
      </w:r>
      <w:r w:rsidRPr="42872B51" w:rsidR="58ACBA18">
        <w:rPr>
          <w:rFonts w:ascii="Aptos" w:hAnsi="Aptos" w:eastAsia="Aptos" w:cs="Aptos"/>
          <w:color w:val="000000" w:themeColor="text1"/>
        </w:rPr>
        <w:t>Příprava seznamu apod.).</w:t>
      </w:r>
    </w:p>
    <w:p w:rsidRPr="005C21F7" w:rsidR="58ACBA18" w:rsidP="5F13AA0A" w:rsidRDefault="58ACBA18" w14:paraId="06A2C8C2" w14:textId="56743B1A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Systém zapíše</w:t>
      </w:r>
      <w:r w:rsidRPr="42872B51">
        <w:rPr>
          <w:rFonts w:ascii="Aptos" w:hAnsi="Aptos" w:eastAsia="Aptos" w:cs="Aptos"/>
          <w:b/>
          <w:bCs/>
          <w:color w:val="000000" w:themeColor="text1"/>
        </w:rPr>
        <w:t xml:space="preserve"> </w:t>
      </w:r>
      <w:r w:rsidRPr="42872B51">
        <w:rPr>
          <w:rFonts w:ascii="Aptos" w:hAnsi="Aptos" w:eastAsia="Aptos" w:cs="Aptos"/>
          <w:color w:val="000000" w:themeColor="text1"/>
        </w:rPr>
        <w:t xml:space="preserve">informaci o </w:t>
      </w:r>
      <w:r w:rsidRPr="42872B51" w:rsidR="015532F0">
        <w:rPr>
          <w:rFonts w:ascii="Aptos" w:hAnsi="Aptos" w:eastAsia="Aptos" w:cs="Aptos"/>
          <w:color w:val="000000" w:themeColor="text1"/>
        </w:rPr>
        <w:t>provedení vnitřní skartace</w:t>
      </w:r>
      <w:r w:rsidRPr="42872B51">
        <w:rPr>
          <w:rFonts w:ascii="Aptos" w:hAnsi="Aptos" w:eastAsia="Aptos" w:cs="Aptos"/>
          <w:color w:val="000000" w:themeColor="text1"/>
        </w:rPr>
        <w:t xml:space="preserve"> </w:t>
      </w:r>
      <w:r w:rsidRPr="42872B51" w:rsidR="7A0545A6">
        <w:rPr>
          <w:rFonts w:ascii="Aptos" w:hAnsi="Aptos" w:eastAsia="Aptos" w:cs="Aptos"/>
          <w:color w:val="000000" w:themeColor="text1"/>
        </w:rPr>
        <w:t xml:space="preserve">a jejím výsledku </w:t>
      </w:r>
      <w:r w:rsidRPr="42872B51">
        <w:rPr>
          <w:rFonts w:ascii="Aptos" w:hAnsi="Aptos" w:eastAsia="Aptos" w:cs="Aptos"/>
          <w:color w:val="000000" w:themeColor="text1"/>
        </w:rPr>
        <w:t xml:space="preserve">do transakčního protokolu, včetně příp. </w:t>
      </w:r>
      <w:r w:rsidRPr="42872B51" w:rsidR="000C7F2B">
        <w:rPr>
          <w:rFonts w:ascii="Aptos" w:hAnsi="Aptos" w:eastAsia="Aptos" w:cs="Aptos"/>
          <w:color w:val="000000" w:themeColor="text1"/>
        </w:rPr>
        <w:t>c</w:t>
      </w:r>
      <w:r w:rsidRPr="42872B51">
        <w:rPr>
          <w:rFonts w:ascii="Aptos" w:hAnsi="Aptos" w:eastAsia="Aptos" w:cs="Aptos"/>
          <w:color w:val="000000" w:themeColor="text1"/>
        </w:rPr>
        <w:t>hyb</w:t>
      </w:r>
      <w:r w:rsidRPr="42872B51" w:rsidR="6345FC2E">
        <w:rPr>
          <w:rFonts w:ascii="Aptos" w:hAnsi="Aptos" w:eastAsia="Aptos" w:cs="Aptos"/>
          <w:color w:val="000000" w:themeColor="text1"/>
        </w:rPr>
        <w:t>, ve F</w:t>
      </w:r>
      <w:r w:rsidRPr="42872B51" w:rsidR="07D8595A">
        <w:rPr>
          <w:rFonts w:ascii="Aptos" w:hAnsi="Aptos" w:eastAsia="Aptos" w:cs="Aptos"/>
          <w:color w:val="000000" w:themeColor="text1"/>
        </w:rPr>
        <w:t>C</w:t>
      </w:r>
      <w:r w:rsidRPr="42872B51" w:rsidR="6345FC2E">
        <w:rPr>
          <w:rFonts w:ascii="Aptos" w:hAnsi="Aptos" w:eastAsia="Aptos" w:cs="Aptos"/>
          <w:color w:val="000000" w:themeColor="text1"/>
        </w:rPr>
        <w:t xml:space="preserve"> Správa dat.</w:t>
      </w:r>
      <w:r w:rsidRPr="42872B51" w:rsidR="000C7F2B">
        <w:rPr>
          <w:rFonts w:ascii="Aptos" w:hAnsi="Aptos" w:eastAsia="Aptos" w:cs="Aptos"/>
          <w:color w:val="000000" w:themeColor="text1"/>
        </w:rPr>
        <w:t xml:space="preserve"> </w:t>
      </w:r>
      <w:r w:rsidRPr="42872B51" w:rsidR="009F5B4C">
        <w:rPr>
          <w:rFonts w:ascii="Aptos" w:hAnsi="Aptos" w:eastAsia="Aptos" w:cs="Aptos"/>
          <w:color w:val="000000" w:themeColor="text1"/>
        </w:rPr>
        <w:t>Zapisuje se stejná informace, jako je potřeba pro zapsání do PREMIS.</w:t>
      </w:r>
    </w:p>
    <w:p w:rsidRPr="005C21F7" w:rsidR="58ACBA18" w:rsidP="5F13AA0A" w:rsidRDefault="58ACBA18" w14:paraId="69C28371" w14:textId="430B4EE6">
      <w:pPr>
        <w:rPr>
          <w:rFonts w:ascii="Aptos" w:hAnsi="Aptos" w:eastAsia="Aptos" w:cs="Aptos"/>
          <w:color w:val="000000" w:themeColor="text1"/>
        </w:rPr>
      </w:pPr>
      <w:r w:rsidRPr="5C21F124" w:rsidR="58ACBA18">
        <w:rPr>
          <w:rFonts w:ascii="Aptos" w:hAnsi="Aptos" w:eastAsia="Aptos" w:cs="Aptos"/>
          <w:color w:val="000000" w:themeColor="text1" w:themeTint="FF" w:themeShade="FF"/>
        </w:rPr>
        <w:t xml:space="preserve">Systém </w:t>
      </w:r>
      <w:ins w:author="Hanuš Jan" w:date="2026-06-18T07:44:28.853Z" w16du:dateUtc="2026-06-18T07:44:28.853Z" w:id="1931009690">
        <w:r w:rsidRPr="5C21F124" w:rsidR="568BFC64">
          <w:rPr>
            <w:rFonts w:ascii="Aptos" w:hAnsi="Aptos" w:eastAsia="Aptos" w:cs="Aptos"/>
            <w:color w:val="000000" w:themeColor="text1" w:themeTint="FF" w:themeShade="FF"/>
          </w:rPr>
          <w:t xml:space="preserve">vytváří </w:t>
        </w:r>
      </w:ins>
      <w:r w:rsidRPr="5C21F124" w:rsidR="58ACBA18">
        <w:rPr>
          <w:rFonts w:ascii="Aptos" w:hAnsi="Aptos" w:eastAsia="Aptos" w:cs="Aptos"/>
          <w:color w:val="000000" w:themeColor="text1" w:themeTint="FF" w:themeShade="FF"/>
        </w:rPr>
        <w:t>notifik</w:t>
      </w:r>
      <w:ins w:author="Hanuš Jan" w:date="2026-06-18T07:44:33.804Z" w16du:dateUtc="2026-06-18T07:44:33.804Z" w:id="1015580523">
        <w:r w:rsidRPr="5C21F124" w:rsidR="39F44C04">
          <w:rPr>
            <w:rFonts w:ascii="Aptos" w:hAnsi="Aptos" w:eastAsia="Aptos" w:cs="Aptos"/>
            <w:color w:val="000000" w:themeColor="text1" w:themeTint="FF" w:themeShade="FF"/>
          </w:rPr>
          <w:t>aci</w:t>
        </w:r>
      </w:ins>
      <w:del w:author="Hanuš Jan" w:date="2026-06-18T07:44:38.087Z" w16du:dateUtc="2026-06-18T07:44:38.087Z" w:id="1400329519">
        <w:r w:rsidRPr="5C21F124" w:rsidDel="58ACBA18">
          <w:rPr>
            <w:rFonts w:ascii="Aptos" w:hAnsi="Aptos" w:eastAsia="Aptos" w:cs="Aptos"/>
            <w:color w:val="000000" w:themeColor="text1" w:themeTint="FF" w:themeShade="FF"/>
          </w:rPr>
          <w:delText>uje</w:delText>
        </w:r>
        <w:r w:rsidRPr="5C21F124" w:rsidDel="74D7D9D6">
          <w:rPr>
            <w:rFonts w:ascii="Aptos" w:hAnsi="Aptos" w:eastAsia="Aptos" w:cs="Aptos"/>
            <w:color w:val="000000" w:themeColor="text1" w:themeTint="FF" w:themeShade="FF"/>
          </w:rPr>
          <w:delText xml:space="preserve"> Operátora/Administrátora Administrace</w:delText>
        </w:r>
      </w:del>
      <w:r w:rsidRPr="5C21F124" w:rsidR="58ACBA18">
        <w:rPr>
          <w:rFonts w:ascii="Aptos" w:hAnsi="Aptos" w:eastAsia="Aptos" w:cs="Aptos"/>
          <w:color w:val="000000" w:themeColor="text1" w:themeTint="FF" w:themeShade="FF"/>
        </w:rPr>
        <w:t xml:space="preserve"> v případě chyby</w:t>
      </w:r>
      <w:r w:rsidRPr="5C21F124" w:rsidR="240AA0CD">
        <w:rPr>
          <w:rFonts w:ascii="Aptos" w:hAnsi="Aptos" w:eastAsia="Aptos" w:cs="Aptos"/>
          <w:color w:val="000000" w:themeColor="text1" w:themeTint="FF" w:themeShade="FF"/>
        </w:rPr>
        <w:t xml:space="preserve"> spuštění procesu</w:t>
      </w:r>
      <w:r w:rsidRPr="5C21F124" w:rsidR="73554177">
        <w:rPr>
          <w:rFonts w:ascii="Aptos" w:hAnsi="Aptos" w:eastAsia="Aptos" w:cs="Aptos"/>
          <w:color w:val="000000" w:themeColor="text1" w:themeTint="FF" w:themeShade="FF"/>
        </w:rPr>
        <w:t>.</w:t>
      </w:r>
    </w:p>
    <w:p w:rsidRPr="005C21F7" w:rsidR="5C1816D0" w:rsidP="5F13AA0A" w:rsidRDefault="5C1816D0" w14:paraId="32288E7E" w14:textId="010F015B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IS NDA </w:t>
      </w:r>
      <w:r w:rsidRPr="005C21F7" w:rsidR="43F7EBB4">
        <w:rPr>
          <w:rFonts w:ascii="Aptos" w:hAnsi="Aptos" w:eastAsia="Aptos" w:cs="Aptos"/>
          <w:color w:val="000000" w:themeColor="text1"/>
        </w:rPr>
        <w:t xml:space="preserve">jinak </w:t>
      </w:r>
      <w:r w:rsidRPr="005C21F7">
        <w:rPr>
          <w:rFonts w:ascii="Aptos" w:hAnsi="Aptos" w:eastAsia="Aptos" w:cs="Aptos"/>
          <w:color w:val="000000" w:themeColor="text1"/>
        </w:rPr>
        <w:t>provádí očekávané činnosti, komunikuje, poskytuje očekávané výstupy.</w:t>
      </w:r>
    </w:p>
    <w:p w:rsidRPr="005C21F7" w:rsidR="53D0D049" w:rsidP="53D0D049" w:rsidRDefault="53D0D049" w14:paraId="7ED85B8B" w14:textId="7BC7AF82">
      <w:pPr>
        <w:rPr>
          <w:rFonts w:ascii="Aptos" w:hAnsi="Aptos" w:eastAsia="Aptos" w:cs="Aptos"/>
          <w:color w:val="000000" w:themeColor="text1"/>
        </w:rPr>
      </w:pPr>
    </w:p>
    <w:p w:rsidRPr="005C21F7" w:rsidR="1665CB06" w:rsidP="5C21F124" w:rsidRDefault="777B3E31" w14:paraId="57F5354E" w14:textId="3108D064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</w:rPr>
      </w:pPr>
      <w:r w:rsidRPr="5C21F124" w:rsidR="777B3E31">
        <w:rPr>
          <w:rFonts w:ascii="Aptos Display" w:hAnsi="Aptos Display" w:eastAsia="Aptos Display" w:cs="Aptos Display"/>
        </w:rPr>
        <w:t>Záruky po úspěšném dokončení (</w:t>
      </w:r>
      <w:r w:rsidRPr="5C21F124" w:rsidR="777B3E31">
        <w:rPr>
          <w:rFonts w:ascii="Aptos Display" w:hAnsi="Aptos Display" w:eastAsia="Aptos Display" w:cs="Aptos Display"/>
        </w:rPr>
        <w:t>Success</w:t>
      </w:r>
      <w:r w:rsidRPr="5C21F124" w:rsidR="777B3E31">
        <w:rPr>
          <w:rFonts w:ascii="Aptos Display" w:hAnsi="Aptos Display" w:eastAsia="Aptos Display" w:cs="Aptos Display"/>
        </w:rPr>
        <w:t xml:space="preserve"> </w:t>
      </w:r>
      <w:r w:rsidRPr="5C21F124" w:rsidR="777B3E31">
        <w:rPr>
          <w:rFonts w:ascii="Aptos Display" w:hAnsi="Aptos Display" w:eastAsia="Aptos Display" w:cs="Aptos Display"/>
        </w:rPr>
        <w:t>Guarantees</w:t>
      </w:r>
      <w:r w:rsidRPr="5C21F124" w:rsidR="777B3E31">
        <w:rPr>
          <w:rFonts w:ascii="Aptos Display" w:hAnsi="Aptos Display" w:eastAsia="Aptos Display" w:cs="Aptos Display"/>
        </w:rPr>
        <w:t xml:space="preserve"> / </w:t>
      </w:r>
      <w:r w:rsidRPr="5C21F124" w:rsidR="777B3E31">
        <w:rPr>
          <w:rFonts w:ascii="Aptos Display" w:hAnsi="Aptos Display" w:eastAsia="Aptos Display" w:cs="Aptos Display"/>
        </w:rPr>
        <w:t>Postconditions</w:t>
      </w:r>
      <w:r w:rsidRPr="5C21F124" w:rsidR="777B3E31">
        <w:rPr>
          <w:rFonts w:ascii="Aptos Display" w:hAnsi="Aptos Display" w:eastAsia="Aptos Display" w:cs="Aptos Display"/>
        </w:rPr>
        <w:t>)</w:t>
      </w:r>
    </w:p>
    <w:p w:rsidRPr="005C21F7" w:rsidR="4CF328C4" w:rsidP="41EA63E7" w:rsidRDefault="3E910946" w14:paraId="3CF3BD2A" w14:textId="4BF15F6C">
      <w:pPr>
        <w:spacing w:line="259" w:lineRule="auto"/>
      </w:pPr>
      <w:r w:rsidRPr="005C21F7">
        <w:rPr>
          <w:rFonts w:ascii="Aptos" w:hAnsi="Aptos" w:eastAsia="Aptos" w:cs="Aptos"/>
          <w:color w:val="000000" w:themeColor="text1"/>
        </w:rPr>
        <w:t>IS NDA</w:t>
      </w:r>
      <w:r w:rsidRPr="005C21F7" w:rsidR="4CF328C4">
        <w:rPr>
          <w:rFonts w:ascii="Aptos" w:hAnsi="Aptos" w:eastAsia="Aptos" w:cs="Aptos"/>
          <w:color w:val="000000" w:themeColor="text1"/>
        </w:rPr>
        <w:t xml:space="preserve"> je v </w:t>
      </w:r>
      <w:r w:rsidRPr="005C21F7" w:rsidR="2C03FEC9">
        <w:rPr>
          <w:rFonts w:ascii="Aptos" w:hAnsi="Aptos" w:eastAsia="Aptos" w:cs="Aptos"/>
          <w:color w:val="000000" w:themeColor="text1"/>
        </w:rPr>
        <w:t xml:space="preserve">očekávaném </w:t>
      </w:r>
      <w:r w:rsidRPr="005C21F7" w:rsidR="4CF328C4">
        <w:rPr>
          <w:rFonts w:ascii="Aptos" w:hAnsi="Aptos" w:eastAsia="Aptos" w:cs="Aptos"/>
          <w:color w:val="000000" w:themeColor="text1"/>
        </w:rPr>
        <w:t>stavu</w:t>
      </w:r>
      <w:r w:rsidRPr="005C21F7" w:rsidR="204C8AB9">
        <w:rPr>
          <w:rFonts w:ascii="Aptos" w:hAnsi="Aptos" w:eastAsia="Aptos" w:cs="Aptos"/>
          <w:color w:val="000000" w:themeColor="text1"/>
        </w:rPr>
        <w:t>.</w:t>
      </w:r>
    </w:p>
    <w:p w:rsidRPr="005C21F7" w:rsidR="4D5F184D" w:rsidP="2560BA38" w:rsidRDefault="4D5F184D" w14:paraId="6CDFBD63" w14:textId="67D1FFD0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P</w:t>
      </w:r>
      <w:r w:rsidRPr="42872B51" w:rsidR="047111EB">
        <w:rPr>
          <w:rFonts w:ascii="Aptos" w:hAnsi="Aptos" w:eastAsia="Aptos" w:cs="Aptos"/>
          <w:color w:val="000000" w:themeColor="text1"/>
        </w:rPr>
        <w:t xml:space="preserve">o provedení </w:t>
      </w:r>
      <w:r w:rsidRPr="42872B51" w:rsidR="69DF15F2">
        <w:rPr>
          <w:rFonts w:ascii="Aptos" w:hAnsi="Aptos" w:eastAsia="Aptos" w:cs="Aptos"/>
          <w:color w:val="000000" w:themeColor="text1"/>
        </w:rPr>
        <w:t>operace</w:t>
      </w:r>
      <w:r w:rsidRPr="42872B51" w:rsidR="047111EB">
        <w:rPr>
          <w:rFonts w:ascii="Aptos" w:hAnsi="Aptos" w:eastAsia="Aptos" w:cs="Aptos"/>
          <w:color w:val="000000" w:themeColor="text1"/>
        </w:rPr>
        <w:t xml:space="preserve"> vnitřní skartace</w:t>
      </w:r>
      <w:r w:rsidRPr="42872B51">
        <w:rPr>
          <w:rFonts w:ascii="Aptos" w:hAnsi="Aptos" w:eastAsia="Aptos" w:cs="Aptos"/>
          <w:color w:val="000000" w:themeColor="text1"/>
        </w:rPr>
        <w:t xml:space="preserve"> je tato událost zapsána v</w:t>
      </w:r>
      <w:r w:rsidRPr="42872B51" w:rsidR="7F030DD3">
        <w:rPr>
          <w:rFonts w:ascii="Aptos" w:hAnsi="Aptos" w:eastAsia="Aptos" w:cs="Aptos"/>
          <w:color w:val="000000" w:themeColor="text1"/>
        </w:rPr>
        <w:t>e FC Správě dat a logu IS NDA.</w:t>
      </w:r>
    </w:p>
    <w:p w:rsidRPr="005C21F7" w:rsidR="52969721" w:rsidP="5F13AA0A" w:rsidRDefault="7D647AF2" w14:paraId="0F98624E" w14:textId="77C43DD6">
      <w:pPr>
        <w:spacing w:line="259" w:lineRule="auto"/>
      </w:pPr>
      <w:r w:rsidRPr="42872B51">
        <w:rPr>
          <w:rFonts w:ascii="Aptos" w:hAnsi="Aptos" w:eastAsia="Aptos" w:cs="Aptos"/>
          <w:color w:val="000000" w:themeColor="text1"/>
        </w:rPr>
        <w:t xml:space="preserve">Operace </w:t>
      </w:r>
      <w:r w:rsidRPr="42872B51" w:rsidR="45A5D4C4">
        <w:rPr>
          <w:rFonts w:ascii="Aptos" w:hAnsi="Aptos" w:eastAsia="Aptos" w:cs="Aptos"/>
          <w:color w:val="000000" w:themeColor="text1"/>
        </w:rPr>
        <w:t>Vnitřní skartace</w:t>
      </w:r>
      <w:r w:rsidRPr="42872B51" w:rsidR="52969721">
        <w:rPr>
          <w:rFonts w:ascii="Aptos" w:hAnsi="Aptos" w:eastAsia="Aptos" w:cs="Aptos"/>
          <w:color w:val="000000" w:themeColor="text1"/>
        </w:rPr>
        <w:t xml:space="preserve"> končí relevantní</w:t>
      </w:r>
      <w:r w:rsidRPr="42872B51" w:rsidR="5142C343">
        <w:rPr>
          <w:rFonts w:ascii="Aptos" w:hAnsi="Aptos" w:eastAsia="Aptos" w:cs="Aptos"/>
          <w:color w:val="000000" w:themeColor="text1"/>
        </w:rPr>
        <w:t>m výstupem</w:t>
      </w:r>
      <w:r w:rsidRPr="42872B51" w:rsidR="4E2ECA9A">
        <w:rPr>
          <w:rFonts w:ascii="Aptos" w:hAnsi="Aptos" w:eastAsia="Aptos" w:cs="Aptos"/>
          <w:color w:val="000000" w:themeColor="text1"/>
        </w:rPr>
        <w:t>.</w:t>
      </w:r>
    </w:p>
    <w:p w:rsidR="4E2ECA9A" w:rsidP="2560BA38" w:rsidRDefault="4E2ECA9A" w14:paraId="27BE0741" w14:textId="008468DB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Data v IS NDA</w:t>
      </w:r>
      <w:r w:rsidRPr="42872B51" w:rsidR="6F27C02B">
        <w:rPr>
          <w:rFonts w:ascii="Aptos" w:hAnsi="Aptos" w:eastAsia="Aptos" w:cs="Aptos"/>
          <w:color w:val="000000" w:themeColor="text1"/>
        </w:rPr>
        <w:t xml:space="preserve">, která nejsou dotčena operací, </w:t>
      </w:r>
      <w:r w:rsidRPr="42872B51">
        <w:rPr>
          <w:rFonts w:ascii="Aptos" w:hAnsi="Aptos" w:eastAsia="Aptos" w:cs="Aptos"/>
          <w:color w:val="000000" w:themeColor="text1"/>
        </w:rPr>
        <w:t xml:space="preserve">nejsou </w:t>
      </w:r>
      <w:r w:rsidRPr="42872B51" w:rsidR="35B9C8F4">
        <w:rPr>
          <w:rFonts w:ascii="Aptos" w:hAnsi="Aptos" w:eastAsia="Aptos" w:cs="Aptos"/>
          <w:color w:val="000000" w:themeColor="text1"/>
        </w:rPr>
        <w:t>poškozena</w:t>
      </w:r>
      <w:r w:rsidRPr="42872B51" w:rsidR="70D68A74">
        <w:rPr>
          <w:rFonts w:ascii="Aptos" w:hAnsi="Aptos" w:eastAsia="Aptos" w:cs="Aptos"/>
          <w:color w:val="000000" w:themeColor="text1"/>
        </w:rPr>
        <w:t>.</w:t>
      </w:r>
    </w:p>
    <w:p w:rsidR="289ACCBE" w:rsidP="42872B51" w:rsidRDefault="289ACCBE" w14:paraId="77EFCC8A" w14:textId="7DA94623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Data v IS NDA, kterých se týká operace, jsou fyzicky odmazána na všech úložištích.</w:t>
      </w:r>
    </w:p>
    <w:p w:rsidR="00A8642B" w:rsidP="2560BA38" w:rsidRDefault="00A8642B" w14:paraId="783E6AB4" w14:textId="33F9133E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Zápis do transakčního protokolu</w:t>
      </w:r>
      <w:r w:rsidRPr="42872B51" w:rsidR="00EF1EAA">
        <w:rPr>
          <w:rFonts w:ascii="Aptos" w:hAnsi="Aptos" w:eastAsia="Aptos" w:cs="Aptos"/>
          <w:color w:val="000000" w:themeColor="text1"/>
        </w:rPr>
        <w:t xml:space="preserve"> o výsledku </w:t>
      </w:r>
      <w:r w:rsidRPr="42872B51" w:rsidR="53C80314">
        <w:rPr>
          <w:rFonts w:ascii="Aptos" w:hAnsi="Aptos" w:eastAsia="Aptos" w:cs="Aptos"/>
          <w:color w:val="000000" w:themeColor="text1"/>
        </w:rPr>
        <w:t>vnitřní skartace</w:t>
      </w:r>
      <w:r w:rsidRPr="42872B51" w:rsidR="00EF1EAA">
        <w:rPr>
          <w:rFonts w:ascii="Aptos" w:hAnsi="Aptos" w:eastAsia="Aptos" w:cs="Aptos"/>
          <w:color w:val="000000" w:themeColor="text1"/>
        </w:rPr>
        <w:t>.</w:t>
      </w:r>
    </w:p>
    <w:p w:rsidRPr="005C21F7" w:rsidR="53D0D049" w:rsidP="53D0D049" w:rsidRDefault="53D0D049" w14:paraId="4CDE2491" w14:textId="76892092">
      <w:pPr>
        <w:rPr>
          <w:rFonts w:ascii="Aptos" w:hAnsi="Aptos" w:eastAsia="Aptos" w:cs="Aptos"/>
          <w:color w:val="000000" w:themeColor="text1"/>
        </w:rPr>
      </w:pPr>
    </w:p>
    <w:p w:rsidRPr="005C21F7" w:rsidR="1665CB06" w:rsidP="5C21F124" w:rsidRDefault="1665CB06" w14:paraId="3BDFD05E" w14:textId="500FD5A3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</w:rPr>
      </w:pPr>
      <w:r w:rsidRPr="5C21F124" w:rsidR="1665CB06">
        <w:rPr>
          <w:rFonts w:ascii="Aptos Display" w:hAnsi="Aptos Display" w:eastAsia="Aptos Display" w:cs="Aptos Display"/>
        </w:rPr>
        <w:t xml:space="preserve">Hlavní scénář (Basic </w:t>
      </w:r>
      <w:r w:rsidRPr="5C21F124" w:rsidR="1665CB06">
        <w:rPr>
          <w:rFonts w:ascii="Aptos Display" w:hAnsi="Aptos Display" w:eastAsia="Aptos Display" w:cs="Aptos Display"/>
        </w:rPr>
        <w:t>Flow</w:t>
      </w:r>
      <w:r w:rsidRPr="5C21F124" w:rsidR="1665CB06">
        <w:rPr>
          <w:rFonts w:ascii="Aptos Display" w:hAnsi="Aptos Display" w:eastAsia="Aptos Display" w:cs="Aptos Display"/>
        </w:rPr>
        <w:t>)</w:t>
      </w:r>
    </w:p>
    <w:p w:rsidRPr="005C21F7" w:rsidR="41EA63E7" w:rsidP="372A9302" w:rsidRDefault="48F8091E" w14:paraId="21DF5043" w14:textId="04C5D9BC">
      <w:pPr>
        <w:pStyle w:val="Nadpis3"/>
      </w:pPr>
      <w:r>
        <w:t>Automatick</w:t>
      </w:r>
      <w:r w:rsidR="04E3B774">
        <w:t>á</w:t>
      </w:r>
      <w:r>
        <w:t xml:space="preserve"> plánovan</w:t>
      </w:r>
      <w:r w:rsidR="3162B597">
        <w:t>á</w:t>
      </w:r>
      <w:r>
        <w:t xml:space="preserve"> kontrol</w:t>
      </w:r>
      <w:r w:rsidR="76B45F67">
        <w:t>a</w:t>
      </w:r>
      <w:r w:rsidR="6876CC49">
        <w:t xml:space="preserve"> obsahu z hlediska migrace</w:t>
      </w:r>
    </w:p>
    <w:p w:rsidR="6876CC49" w:rsidP="42872B51" w:rsidRDefault="6876CC49" w14:paraId="79A303D3" w14:textId="7658D30F">
      <w:pPr>
        <w:pStyle w:val="Odstavecseseznamem"/>
        <w:numPr>
          <w:ilvl w:val="0"/>
          <w:numId w:val="8"/>
        </w:numPr>
        <w:spacing w:line="259" w:lineRule="auto"/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 xml:space="preserve">Nastane událost, kdy je nutné spustit </w:t>
      </w:r>
      <w:r w:rsidRPr="42872B51" w:rsidR="78253EA0">
        <w:rPr>
          <w:rFonts w:ascii="Aptos" w:hAnsi="Aptos" w:eastAsia="Aptos" w:cs="Aptos"/>
          <w:color w:val="000000" w:themeColor="text1"/>
        </w:rPr>
        <w:t>operaci vnitřní skartace.</w:t>
      </w:r>
    </w:p>
    <w:p w:rsidR="6A85B688" w:rsidP="005D6931" w:rsidRDefault="78253EA0" w14:paraId="3F5F176C" w14:textId="0F354A27">
      <w:pPr>
        <w:pStyle w:val="Odstavecseseznamem"/>
        <w:numPr>
          <w:ilvl w:val="0"/>
          <w:numId w:val="8"/>
        </w:numPr>
        <w:spacing w:line="259" w:lineRule="auto"/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Operaci lze</w:t>
      </w:r>
      <w:r w:rsidRPr="42872B51" w:rsidR="6A85B688">
        <w:rPr>
          <w:rFonts w:ascii="Aptos" w:hAnsi="Aptos" w:eastAsia="Aptos" w:cs="Aptos"/>
          <w:color w:val="000000" w:themeColor="text1"/>
        </w:rPr>
        <w:t xml:space="preserve"> konfigurovat</w:t>
      </w:r>
      <w:r w:rsidRPr="42872B51" w:rsidR="1FFEE4C4">
        <w:rPr>
          <w:rFonts w:ascii="Aptos" w:hAnsi="Aptos" w:eastAsia="Aptos" w:cs="Aptos"/>
          <w:color w:val="000000" w:themeColor="text1"/>
        </w:rPr>
        <w:t xml:space="preserve"> nebo plánovat (postupný průběh atp.)</w:t>
      </w:r>
      <w:r w:rsidRPr="42872B51" w:rsidR="6A85B688">
        <w:rPr>
          <w:rFonts w:ascii="Aptos" w:hAnsi="Aptos" w:eastAsia="Aptos" w:cs="Aptos"/>
          <w:color w:val="000000" w:themeColor="text1"/>
        </w:rPr>
        <w:t xml:space="preserve"> </w:t>
      </w:r>
    </w:p>
    <w:p w:rsidR="009D72A4" w:rsidP="372A9302" w:rsidRDefault="70EB7C9F" w14:paraId="1F9708F9" w14:textId="68CFCDB4">
      <w:pPr>
        <w:pStyle w:val="Odstavecseseznamem"/>
        <w:spacing w:line="259" w:lineRule="auto"/>
        <w:rPr>
          <w:rFonts w:ascii="Aptos" w:hAnsi="Aptos" w:eastAsia="Aptos" w:cs="Aptos"/>
          <w:b/>
          <w:bCs/>
          <w:color w:val="000000" w:themeColor="text1"/>
        </w:rPr>
      </w:pPr>
      <w:r w:rsidRPr="42872B51">
        <w:rPr>
          <w:rFonts w:ascii="Aptos" w:hAnsi="Aptos" w:eastAsia="Aptos" w:cs="Aptos"/>
          <w:b/>
          <w:bCs/>
          <w:color w:val="000000" w:themeColor="text1"/>
        </w:rPr>
        <w:t xml:space="preserve">Okruh </w:t>
      </w:r>
      <w:r w:rsidRPr="42872B51" w:rsidR="67822EF4">
        <w:rPr>
          <w:rFonts w:ascii="Aptos" w:hAnsi="Aptos" w:eastAsia="Aptos" w:cs="Aptos"/>
          <w:b/>
          <w:bCs/>
          <w:color w:val="000000" w:themeColor="text1"/>
        </w:rPr>
        <w:t>operace vnitřní skartace</w:t>
      </w:r>
      <w:r w:rsidRPr="42872B51" w:rsidR="6A85B688">
        <w:rPr>
          <w:rFonts w:ascii="Aptos" w:hAnsi="Aptos" w:eastAsia="Aptos" w:cs="Aptos"/>
          <w:b/>
          <w:bCs/>
          <w:color w:val="000000" w:themeColor="text1"/>
        </w:rPr>
        <w:t>:</w:t>
      </w:r>
    </w:p>
    <w:p w:rsidR="009D72A4" w:rsidP="005D6931" w:rsidRDefault="6A85B688" w14:paraId="3381AB98" w14:textId="56F8F64A">
      <w:pPr>
        <w:pStyle w:val="Odstavecseseznamem"/>
        <w:numPr>
          <w:ilvl w:val="1"/>
          <w:numId w:val="7"/>
        </w:numPr>
        <w:spacing w:line="259" w:lineRule="auto"/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podle příslušnosti k archivnímu fondu, archivu, časového rozsahu, doby přijetí</w:t>
      </w:r>
      <w:r w:rsidRPr="42872B51" w:rsidR="476F385F">
        <w:rPr>
          <w:rFonts w:ascii="Aptos" w:hAnsi="Aptos" w:eastAsia="Aptos" w:cs="Aptos"/>
          <w:color w:val="000000" w:themeColor="text1"/>
        </w:rPr>
        <w:t xml:space="preserve"> </w:t>
      </w:r>
      <w:r w:rsidRPr="42872B51" w:rsidR="009D72A4">
        <w:rPr>
          <w:rFonts w:ascii="Aptos" w:hAnsi="Aptos" w:eastAsia="Aptos" w:cs="Aptos"/>
          <w:color w:val="000000" w:themeColor="text1"/>
        </w:rPr>
        <w:t>–</w:t>
      </w:r>
      <w:r w:rsidRPr="42872B51" w:rsidR="476F385F">
        <w:rPr>
          <w:rFonts w:ascii="Aptos" w:hAnsi="Aptos" w:eastAsia="Aptos" w:cs="Aptos"/>
          <w:color w:val="000000" w:themeColor="text1"/>
        </w:rPr>
        <w:t xml:space="preserve"> uložení v NDA, doby od poslední kontroly migrace</w:t>
      </w:r>
      <w:r w:rsidRPr="42872B51" w:rsidR="3D7503FD">
        <w:rPr>
          <w:rFonts w:ascii="Aptos" w:hAnsi="Aptos" w:eastAsia="Aptos" w:cs="Aptos"/>
          <w:color w:val="000000" w:themeColor="text1"/>
        </w:rPr>
        <w:t>.</w:t>
      </w:r>
    </w:p>
    <w:p w:rsidR="554647A0" w:rsidP="005D6931" w:rsidRDefault="554647A0" w14:paraId="23CA6F21" w14:textId="2EF43012">
      <w:pPr>
        <w:pStyle w:val="Odstavecseseznamem"/>
        <w:numPr>
          <w:ilvl w:val="1"/>
          <w:numId w:val="7"/>
        </w:numPr>
        <w:spacing w:line="259" w:lineRule="auto"/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 xml:space="preserve">podle technických parametrů </w:t>
      </w:r>
      <w:r w:rsidRPr="42872B51" w:rsidR="009D72A4">
        <w:rPr>
          <w:rFonts w:ascii="Aptos" w:hAnsi="Aptos" w:eastAsia="Aptos" w:cs="Aptos"/>
          <w:color w:val="000000" w:themeColor="text1"/>
        </w:rPr>
        <w:t>–</w:t>
      </w:r>
      <w:r w:rsidRPr="42872B51">
        <w:rPr>
          <w:rFonts w:ascii="Aptos" w:hAnsi="Aptos" w:eastAsia="Aptos" w:cs="Aptos"/>
          <w:color w:val="000000" w:themeColor="text1"/>
        </w:rPr>
        <w:t xml:space="preserve"> na určitý identifikovaný formát</w:t>
      </w:r>
      <w:r w:rsidRPr="42872B51" w:rsidR="2E3ACC76">
        <w:rPr>
          <w:rFonts w:ascii="Aptos" w:hAnsi="Aptos" w:eastAsia="Aptos" w:cs="Aptos"/>
          <w:color w:val="000000" w:themeColor="text1"/>
        </w:rPr>
        <w:t xml:space="preserve"> (PUID, MIMETYPE, typ formátu </w:t>
      </w:r>
      <w:r w:rsidRPr="42872B51" w:rsidR="000B50E9">
        <w:rPr>
          <w:rFonts w:ascii="Aptos" w:hAnsi="Aptos" w:eastAsia="Aptos" w:cs="Aptos"/>
          <w:color w:val="000000" w:themeColor="text1"/>
        </w:rPr>
        <w:t>/</w:t>
      </w:r>
      <w:r w:rsidRPr="42872B51" w:rsidR="2E3ACC76">
        <w:rPr>
          <w:rFonts w:ascii="Aptos" w:hAnsi="Aptos" w:eastAsia="Aptos" w:cs="Aptos"/>
          <w:color w:val="000000" w:themeColor="text1"/>
        </w:rPr>
        <w:t xml:space="preserve"> </w:t>
      </w:r>
      <w:r w:rsidRPr="42872B51" w:rsidR="00E90EA9">
        <w:rPr>
          <w:rFonts w:ascii="Aptos" w:hAnsi="Aptos" w:eastAsia="Aptos" w:cs="Aptos"/>
          <w:color w:val="000000" w:themeColor="text1"/>
        </w:rPr>
        <w:t>skupin</w:t>
      </w:r>
      <w:r w:rsidRPr="42872B51" w:rsidR="000B50E9">
        <w:rPr>
          <w:rFonts w:ascii="Aptos" w:hAnsi="Aptos" w:eastAsia="Aptos" w:cs="Aptos"/>
          <w:color w:val="000000" w:themeColor="text1"/>
        </w:rPr>
        <w:t>a</w:t>
      </w:r>
      <w:r w:rsidRPr="42872B51" w:rsidR="00E90EA9">
        <w:rPr>
          <w:rFonts w:ascii="Aptos" w:hAnsi="Aptos" w:eastAsia="Aptos" w:cs="Aptos"/>
          <w:color w:val="000000" w:themeColor="text1"/>
        </w:rPr>
        <w:t xml:space="preserve"> formátů</w:t>
      </w:r>
      <w:r w:rsidRPr="42872B51" w:rsidR="001B64C7">
        <w:rPr>
          <w:rFonts w:ascii="Aptos" w:hAnsi="Aptos" w:eastAsia="Aptos" w:cs="Aptos"/>
          <w:color w:val="000000" w:themeColor="text1"/>
        </w:rPr>
        <w:t xml:space="preserve">, </w:t>
      </w:r>
      <w:r w:rsidRPr="42872B51" w:rsidR="00E0691F">
        <w:rPr>
          <w:rFonts w:ascii="Aptos" w:hAnsi="Aptos" w:eastAsia="Aptos" w:cs="Aptos"/>
          <w:color w:val="000000" w:themeColor="text1"/>
        </w:rPr>
        <w:t xml:space="preserve">viz Kategorie </w:t>
      </w:r>
      <w:r w:rsidRPr="42872B51" w:rsidR="00B26E10">
        <w:rPr>
          <w:rFonts w:ascii="Aptos" w:hAnsi="Aptos" w:eastAsia="Aptos" w:cs="Aptos"/>
          <w:color w:val="000000" w:themeColor="text1"/>
        </w:rPr>
        <w:t>ve Formátových pravidlech</w:t>
      </w:r>
      <w:r w:rsidRPr="42872B51" w:rsidR="004A5AEA">
        <w:rPr>
          <w:rFonts w:ascii="Aptos" w:hAnsi="Aptos" w:eastAsia="Aptos" w:cs="Aptos"/>
          <w:color w:val="000000" w:themeColor="text1"/>
        </w:rPr>
        <w:t>,</w:t>
      </w:r>
      <w:r w:rsidRPr="42872B51" w:rsidR="00AE6A53">
        <w:rPr>
          <w:rFonts w:ascii="Aptos" w:hAnsi="Aptos" w:eastAsia="Aptos" w:cs="Aptos"/>
          <w:color w:val="000000" w:themeColor="text1"/>
        </w:rPr>
        <w:t xml:space="preserve"> </w:t>
      </w:r>
      <w:r w:rsidRPr="42872B51" w:rsidR="2E3ACC76">
        <w:rPr>
          <w:rFonts w:ascii="Aptos" w:hAnsi="Aptos" w:eastAsia="Aptos" w:cs="Aptos"/>
          <w:color w:val="000000" w:themeColor="text1"/>
        </w:rPr>
        <w:t>a</w:t>
      </w:r>
      <w:r w:rsidRPr="42872B51" w:rsidR="004A5AEA">
        <w:rPr>
          <w:rFonts w:ascii="Aptos" w:hAnsi="Aptos" w:eastAsia="Aptos" w:cs="Aptos"/>
          <w:color w:val="000000" w:themeColor="text1"/>
        </w:rPr>
        <w:t xml:space="preserve"> </w:t>
      </w:r>
      <w:r w:rsidRPr="42872B51" w:rsidR="2E3ACC76">
        <w:rPr>
          <w:rFonts w:ascii="Aptos" w:hAnsi="Aptos" w:eastAsia="Aptos" w:cs="Aptos"/>
          <w:color w:val="000000" w:themeColor="text1"/>
        </w:rPr>
        <w:t>pod</w:t>
      </w:r>
      <w:r w:rsidRPr="42872B51" w:rsidR="004A5AEA">
        <w:rPr>
          <w:rFonts w:ascii="Aptos" w:hAnsi="Aptos" w:eastAsia="Aptos" w:cs="Aptos"/>
          <w:color w:val="000000" w:themeColor="text1"/>
        </w:rPr>
        <w:t>obně</w:t>
      </w:r>
      <w:r w:rsidRPr="42872B51" w:rsidR="79374A94">
        <w:rPr>
          <w:rFonts w:ascii="Aptos" w:hAnsi="Aptos" w:eastAsia="Aptos" w:cs="Aptos"/>
          <w:color w:val="000000" w:themeColor="text1"/>
        </w:rPr>
        <w:t>, nedostupnost software a zánik čitelnosti</w:t>
      </w:r>
      <w:r w:rsidRPr="42872B51" w:rsidR="2E3ACC76">
        <w:rPr>
          <w:rFonts w:ascii="Aptos" w:hAnsi="Aptos" w:eastAsia="Aptos" w:cs="Aptos"/>
          <w:color w:val="000000" w:themeColor="text1"/>
        </w:rPr>
        <w:t>)</w:t>
      </w:r>
    </w:p>
    <w:p w:rsidR="372A9302" w:rsidP="372A9302" w:rsidRDefault="372A9302" w14:paraId="6C5B7A45" w14:textId="10FC3BE2">
      <w:pPr>
        <w:pStyle w:val="Odstavecseseznamem"/>
        <w:spacing w:line="259" w:lineRule="auto"/>
        <w:rPr>
          <w:rFonts w:ascii="Aptos" w:hAnsi="Aptos" w:eastAsia="Aptos" w:cs="Aptos"/>
          <w:color w:val="000000" w:themeColor="text1"/>
        </w:rPr>
      </w:pPr>
    </w:p>
    <w:p w:rsidRPr="00EA6A70" w:rsidR="004A5AEA" w:rsidP="42872B51" w:rsidRDefault="554647A0" w14:paraId="4DEB6CC7" w14:textId="275C70AD">
      <w:pPr>
        <w:pStyle w:val="Odstavecseseznamem"/>
        <w:spacing w:line="259" w:lineRule="auto"/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b/>
          <w:bCs/>
          <w:color w:val="000000" w:themeColor="text1"/>
        </w:rPr>
        <w:t>Co se má provést:</w:t>
      </w:r>
      <w:r w:rsidR="004A5AEA">
        <w:t xml:space="preserve"> </w:t>
      </w:r>
      <w:r w:rsidR="784C933C">
        <w:t xml:space="preserve">fyzické </w:t>
      </w:r>
      <w:r w:rsidRPr="42872B51" w:rsidR="784C933C">
        <w:rPr>
          <w:rFonts w:ascii="Aptos" w:hAnsi="Aptos" w:eastAsia="Aptos" w:cs="Aptos"/>
          <w:color w:val="000000" w:themeColor="text1"/>
        </w:rPr>
        <w:t>odmazání AIP nebo komponent na všech úložištích IS NDA (součástí může být identifikace formátu/validace).</w:t>
      </w:r>
      <w:r w:rsidRPr="42872B51" w:rsidR="004A5AEA">
        <w:rPr>
          <w:rFonts w:ascii="Aptos" w:hAnsi="Aptos" w:eastAsia="Aptos" w:cs="Aptos"/>
          <w:color w:val="000000" w:themeColor="text1"/>
        </w:rPr>
        <w:t> </w:t>
      </w:r>
    </w:p>
    <w:p w:rsidR="6F134297" w:rsidP="005D6931" w:rsidRDefault="6F134297" w14:paraId="25D4BEC4" w14:textId="0DCBDBE7">
      <w:pPr>
        <w:pStyle w:val="Odstavecseseznamem"/>
        <w:numPr>
          <w:ilvl w:val="0"/>
          <w:numId w:val="8"/>
        </w:numPr>
        <w:spacing w:line="259" w:lineRule="auto"/>
      </w:pPr>
      <w:r>
        <w:t xml:space="preserve">Systém vyhledá relevantní AIP / komponenty a provede </w:t>
      </w:r>
      <w:r w:rsidR="4166C46A">
        <w:t>identifikaci formátu, datovou validaci</w:t>
      </w:r>
      <w:r w:rsidR="747DD88D">
        <w:t>.</w:t>
      </w:r>
    </w:p>
    <w:p w:rsidR="4AC3906F" w:rsidP="005D6931" w:rsidRDefault="4AC3906F" w14:paraId="3C80BAF6" w14:textId="6A525B32">
      <w:pPr>
        <w:pStyle w:val="Odstavecseseznamem"/>
        <w:numPr>
          <w:ilvl w:val="0"/>
          <w:numId w:val="8"/>
        </w:numPr>
        <w:spacing w:line="259" w:lineRule="auto"/>
      </w:pPr>
      <w:r>
        <w:t>Systém vytvoří seznam kandidátů na migraci a</w:t>
      </w:r>
      <w:r w:rsidR="758120DC">
        <w:t xml:space="preserve"> </w:t>
      </w:r>
      <w:r w:rsidR="382A0C14">
        <w:t>následné úplné vymazání.</w:t>
      </w:r>
    </w:p>
    <w:p w:rsidR="4AC3906F" w:rsidP="005D6931" w:rsidRDefault="4AC3906F" w14:paraId="2F574B2D" w14:textId="77777777">
      <w:pPr>
        <w:pStyle w:val="Odstavecseseznamem"/>
        <w:numPr>
          <w:ilvl w:val="0"/>
          <w:numId w:val="8"/>
        </w:numPr>
        <w:spacing w:after="0" w:line="259" w:lineRule="auto"/>
      </w:pPr>
      <w:r w:rsidRPr="372A9302">
        <w:t>Výsledky zapíše do:</w:t>
      </w:r>
    </w:p>
    <w:p w:rsidR="00DF704F" w:rsidP="005D6931" w:rsidRDefault="4AC3906F" w14:paraId="6B53D6CC" w14:textId="77777777">
      <w:pPr>
        <w:pStyle w:val="Odstavecseseznamem"/>
        <w:numPr>
          <w:ilvl w:val="1"/>
          <w:numId w:val="8"/>
        </w:numPr>
        <w:spacing w:after="0" w:line="259" w:lineRule="auto"/>
      </w:pPr>
      <w:r>
        <w:t>FC Správa dat</w:t>
      </w:r>
    </w:p>
    <w:p w:rsidR="4AC3906F" w:rsidP="005D6931" w:rsidRDefault="4AC3906F" w14:paraId="69436B0E" w14:textId="42F44195">
      <w:pPr>
        <w:pStyle w:val="Odstavecseseznamem"/>
        <w:numPr>
          <w:ilvl w:val="1"/>
          <w:numId w:val="8"/>
        </w:numPr>
        <w:spacing w:after="0" w:line="259" w:lineRule="auto"/>
      </w:pPr>
      <w:r w:rsidRPr="372A9302">
        <w:t>transakčního logu</w:t>
      </w:r>
    </w:p>
    <w:p w:rsidR="4AC3906F" w:rsidP="005D6931" w:rsidRDefault="0B5D8D79" w14:paraId="345C48A0" w14:textId="6D2AA2DE">
      <w:pPr>
        <w:pStyle w:val="Odstavecseseznamem"/>
        <w:numPr>
          <w:ilvl w:val="0"/>
          <w:numId w:val="8"/>
        </w:numPr>
        <w:spacing w:line="259" w:lineRule="auto"/>
      </w:pPr>
      <w:r>
        <w:t>Operace vnitřní skartace</w:t>
      </w:r>
      <w:r w:rsidR="4AC3906F">
        <w:t xml:space="preserve"> je v přehledu událostí FC Administrace </w:t>
      </w:r>
    </w:p>
    <w:p w:rsidR="372A9302" w:rsidP="372A9302" w:rsidRDefault="372A9302" w14:paraId="56D60824" w14:textId="160F5EDD">
      <w:pPr>
        <w:spacing w:line="259" w:lineRule="auto"/>
      </w:pPr>
    </w:p>
    <w:p w:rsidRPr="005C21F7" w:rsidR="1665CB06" w:rsidP="5C21F124" w:rsidRDefault="1665CB06" w14:paraId="49D718D1" w14:textId="22B13511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</w:rPr>
      </w:pPr>
      <w:r w:rsidRPr="5C21F124" w:rsidR="1665CB06">
        <w:rPr>
          <w:rFonts w:ascii="Aptos Display" w:hAnsi="Aptos Display" w:eastAsia="Aptos Display" w:cs="Aptos Display"/>
        </w:rPr>
        <w:t>Alternativní scénáře (</w:t>
      </w:r>
      <w:r w:rsidRPr="5C21F124" w:rsidR="1665CB06">
        <w:rPr>
          <w:rFonts w:ascii="Aptos Display" w:hAnsi="Aptos Display" w:eastAsia="Aptos Display" w:cs="Aptos Display"/>
        </w:rPr>
        <w:t>Alternative</w:t>
      </w:r>
      <w:r w:rsidRPr="5C21F124" w:rsidR="1665CB06">
        <w:rPr>
          <w:rFonts w:ascii="Aptos Display" w:hAnsi="Aptos Display" w:eastAsia="Aptos Display" w:cs="Aptos Display"/>
        </w:rPr>
        <w:t xml:space="preserve"> </w:t>
      </w:r>
      <w:r w:rsidRPr="5C21F124" w:rsidR="1665CB06">
        <w:rPr>
          <w:rFonts w:ascii="Aptos Display" w:hAnsi="Aptos Display" w:eastAsia="Aptos Display" w:cs="Aptos Display"/>
        </w:rPr>
        <w:t>Flows</w:t>
      </w:r>
      <w:r w:rsidRPr="5C21F124" w:rsidR="1665CB06">
        <w:rPr>
          <w:rFonts w:ascii="Aptos Display" w:hAnsi="Aptos Display" w:eastAsia="Aptos Display" w:cs="Aptos Display"/>
        </w:rPr>
        <w:t>)</w:t>
      </w:r>
    </w:p>
    <w:p w:rsidR="1B880865" w:rsidP="372A9302" w:rsidRDefault="1B880865" w14:paraId="11FB0F74" w14:textId="536ED94E">
      <w:pPr>
        <w:pStyle w:val="Nadpis3"/>
      </w:pPr>
      <w:r>
        <w:t xml:space="preserve">A1 Kontrola – </w:t>
      </w:r>
      <w:r w:rsidRPr="372A9302" w:rsidR="51A49B86">
        <w:rPr>
          <w:rStyle w:val="Nadpis3Char"/>
        </w:rPr>
        <w:t>Kontrola pouze nad metadaty</w:t>
      </w:r>
    </w:p>
    <w:p w:rsidR="51A49B86" w:rsidP="372A9302" w:rsidRDefault="51A49B86" w14:paraId="4E38F00F" w14:textId="0E1689B9">
      <w:r>
        <w:t>Vytipování kandidátů probíhá pouze nad metadaty ve FC Správa dat.</w:t>
      </w:r>
    </w:p>
    <w:p w:rsidRPr="00EA6A70" w:rsidR="00DF704F" w:rsidP="372A9302" w:rsidRDefault="00DF704F" w14:paraId="48A609BC" w14:textId="77777777"/>
    <w:p w:rsidRPr="005C21F7" w:rsidR="4E190BAB" w:rsidP="2560BA38" w:rsidRDefault="4E190BAB" w14:paraId="6E257A31" w14:textId="56DB5D54">
      <w:pPr>
        <w:pStyle w:val="Nadpis3"/>
      </w:pPr>
      <w:r>
        <w:t>A</w:t>
      </w:r>
      <w:r w:rsidR="55E43753">
        <w:t>2</w:t>
      </w:r>
      <w:r>
        <w:t xml:space="preserve"> </w:t>
      </w:r>
      <w:r w:rsidR="3C3DC25C">
        <w:t>N</w:t>
      </w:r>
      <w:r>
        <w:t xml:space="preserve">astavení nového workflow kontroly </w:t>
      </w:r>
    </w:p>
    <w:p w:rsidRPr="005C21F7" w:rsidR="4E190BAB" w:rsidRDefault="4E190BAB" w14:paraId="380E71DB" w14:textId="2B2E6A49">
      <w:r>
        <w:t>Administrátor F</w:t>
      </w:r>
      <w:r w:rsidR="33CBA959">
        <w:t>C</w:t>
      </w:r>
      <w:r>
        <w:t xml:space="preserve"> Administrace může připravit nové workflow </w:t>
      </w:r>
      <w:r w:rsidR="51F0008F">
        <w:t>operace vnitřní skartace</w:t>
      </w:r>
      <w:r w:rsidR="008E40D4">
        <w:t>.</w:t>
      </w:r>
    </w:p>
    <w:p w:rsidR="403D1E3C" w:rsidP="00DF704F" w:rsidRDefault="403D1E3C" w14:paraId="348E10D3" w14:textId="1EC0E0DE">
      <w:r w:rsidRPr="372A9302">
        <w:t>Administrátor definuje:</w:t>
      </w:r>
    </w:p>
    <w:p w:rsidR="403D1E3C" w:rsidP="005D6931" w:rsidRDefault="403D1E3C" w14:paraId="208C9D88" w14:textId="7D659B6C">
      <w:pPr>
        <w:pStyle w:val="Odstavecseseznamem"/>
        <w:numPr>
          <w:ilvl w:val="0"/>
          <w:numId w:val="2"/>
        </w:numPr>
        <w:spacing w:after="0"/>
      </w:pPr>
      <w:r w:rsidRPr="372A9302">
        <w:t xml:space="preserve">název procesu </w:t>
      </w:r>
    </w:p>
    <w:p w:rsidR="403D1E3C" w:rsidP="005D6931" w:rsidRDefault="403D1E3C" w14:paraId="1765C980" w14:textId="3EB2D92F">
      <w:pPr>
        <w:pStyle w:val="Odstavecseseznamem"/>
        <w:numPr>
          <w:ilvl w:val="0"/>
          <w:numId w:val="2"/>
        </w:numPr>
        <w:spacing w:after="0"/>
      </w:pPr>
      <w:r w:rsidRPr="372A9302">
        <w:t xml:space="preserve">plánování (čas / událost) </w:t>
      </w:r>
    </w:p>
    <w:p w:rsidR="403D1E3C" w:rsidP="005D6931" w:rsidRDefault="403D1E3C" w14:paraId="4F820E56" w14:textId="24560D82">
      <w:pPr>
        <w:pStyle w:val="Odstavecseseznamem"/>
        <w:numPr>
          <w:ilvl w:val="0"/>
          <w:numId w:val="2"/>
        </w:numPr>
        <w:spacing w:after="0"/>
      </w:pPr>
      <w:r>
        <w:t xml:space="preserve">rozsah dat </w:t>
      </w:r>
    </w:p>
    <w:p w:rsidR="372A9302" w:rsidP="372A9302" w:rsidRDefault="372A9302" w14:paraId="3AB2591D" w14:textId="18B631BE">
      <w:pPr>
        <w:pStyle w:val="Odstavecseseznamem"/>
        <w:ind w:left="1440"/>
      </w:pPr>
    </w:p>
    <w:p w:rsidRPr="005C21F7" w:rsidR="6F0415DA" w:rsidP="2560BA38" w:rsidRDefault="6F0415DA" w14:paraId="04D02298" w14:textId="5BE1B255">
      <w:pPr>
        <w:pStyle w:val="Nadpis3"/>
      </w:pPr>
      <w:r>
        <w:t xml:space="preserve">A3 </w:t>
      </w:r>
      <w:r w:rsidR="3913A5C8">
        <w:t xml:space="preserve">Ruční spuštění procesu </w:t>
      </w:r>
      <w:r w:rsidR="66C21CEB">
        <w:t>kontroly</w:t>
      </w:r>
    </w:p>
    <w:p w:rsidR="47317491" w:rsidP="00A5754F" w:rsidRDefault="47317491" w14:paraId="68BF1794" w14:textId="0A97696E">
      <w:pPr>
        <w:spacing w:after="0"/>
        <w:rPr>
          <w:rFonts w:ascii="Aptos" w:hAnsi="Aptos" w:eastAsia="Aptos" w:cs="Aptos"/>
        </w:rPr>
      </w:pPr>
      <w:r w:rsidRPr="42872B51">
        <w:rPr>
          <w:rFonts w:ascii="Aptos" w:hAnsi="Aptos" w:eastAsia="Aptos" w:cs="Aptos"/>
        </w:rPr>
        <w:t>Administrátor</w:t>
      </w:r>
      <w:r w:rsidRPr="42872B51" w:rsidR="38801112">
        <w:rPr>
          <w:rFonts w:ascii="Aptos" w:hAnsi="Aptos" w:eastAsia="Aptos" w:cs="Aptos"/>
        </w:rPr>
        <w:t>/Operátor</w:t>
      </w:r>
      <w:r w:rsidRPr="42872B51">
        <w:rPr>
          <w:rFonts w:ascii="Aptos" w:hAnsi="Aptos" w:eastAsia="Aptos" w:cs="Aptos"/>
        </w:rPr>
        <w:t xml:space="preserve"> spustí </w:t>
      </w:r>
      <w:r w:rsidRPr="42872B51" w:rsidR="02776793">
        <w:rPr>
          <w:rFonts w:ascii="Aptos" w:hAnsi="Aptos" w:eastAsia="Aptos" w:cs="Aptos"/>
        </w:rPr>
        <w:t>vnitřní skartaci</w:t>
      </w:r>
      <w:r w:rsidRPr="42872B51">
        <w:rPr>
          <w:rFonts w:ascii="Aptos" w:hAnsi="Aptos" w:eastAsia="Aptos" w:cs="Aptos"/>
        </w:rPr>
        <w:t xml:space="preserve"> nad definovaným okruhem dat</w:t>
      </w:r>
    </w:p>
    <w:p w:rsidR="47317491" w:rsidP="00A5754F" w:rsidRDefault="47317491" w14:paraId="7C5B9237" w14:textId="52B3409D">
      <w:pPr>
        <w:spacing w:after="0"/>
        <w:rPr>
          <w:rFonts w:ascii="Aptos" w:hAnsi="Aptos" w:eastAsia="Aptos" w:cs="Aptos"/>
        </w:rPr>
      </w:pPr>
      <w:r w:rsidRPr="372A9302">
        <w:rPr>
          <w:rFonts w:ascii="Aptos" w:hAnsi="Aptos" w:eastAsia="Aptos" w:cs="Aptos"/>
        </w:rPr>
        <w:t>Může změnit parametry oproti defaultní konfiguraci</w:t>
      </w:r>
    </w:p>
    <w:p w:rsidR="372A9302" w:rsidP="00A5754F" w:rsidRDefault="372A9302" w14:paraId="16F56699" w14:textId="1D4FC5CA"/>
    <w:p w:rsidRPr="005C21F7" w:rsidR="1665CB06" w:rsidP="5C21F124" w:rsidRDefault="1665CB06" w14:paraId="7D39158D" w14:textId="5D865D1B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</w:rPr>
      </w:pPr>
      <w:r w:rsidRPr="5C21F124" w:rsidR="1665CB06">
        <w:rPr>
          <w:rFonts w:ascii="Aptos Display" w:hAnsi="Aptos Display" w:eastAsia="Aptos Display" w:cs="Aptos Display"/>
        </w:rPr>
        <w:t>Výjimečné scénáře (</w:t>
      </w:r>
      <w:r w:rsidRPr="5C21F124" w:rsidR="1665CB06">
        <w:rPr>
          <w:rFonts w:ascii="Aptos Display" w:hAnsi="Aptos Display" w:eastAsia="Aptos Display" w:cs="Aptos Display"/>
        </w:rPr>
        <w:t>Exception</w:t>
      </w:r>
      <w:r w:rsidRPr="5C21F124" w:rsidR="1665CB06">
        <w:rPr>
          <w:rFonts w:ascii="Aptos Display" w:hAnsi="Aptos Display" w:eastAsia="Aptos Display" w:cs="Aptos Display"/>
        </w:rPr>
        <w:t xml:space="preserve"> </w:t>
      </w:r>
      <w:r w:rsidRPr="5C21F124" w:rsidR="1665CB06">
        <w:rPr>
          <w:rFonts w:ascii="Aptos Display" w:hAnsi="Aptos Display" w:eastAsia="Aptos Display" w:cs="Aptos Display"/>
        </w:rPr>
        <w:t>Flows</w:t>
      </w:r>
      <w:r w:rsidRPr="5C21F124" w:rsidR="1665CB06">
        <w:rPr>
          <w:rFonts w:ascii="Aptos Display" w:hAnsi="Aptos Display" w:eastAsia="Aptos Display" w:cs="Aptos Display"/>
        </w:rPr>
        <w:t>)</w:t>
      </w:r>
    </w:p>
    <w:p w:rsidR="050AE510" w:rsidP="372A9302" w:rsidRDefault="050AE510" w14:paraId="01845425" w14:textId="710831F9">
      <w:pPr>
        <w:pStyle w:val="Nadpis3"/>
      </w:pPr>
      <w:r w:rsidRPr="372A9302">
        <w:t>E1 – Nedostupnost nástroje</w:t>
      </w:r>
    </w:p>
    <w:p w:rsidR="050AE510" w:rsidP="00DB7102" w:rsidRDefault="18A8A18F" w14:paraId="03CCE9E6" w14:textId="2232C77F">
      <w:pPr>
        <w:spacing w:after="0"/>
        <w:rPr>
          <w:rFonts w:ascii="Aptos" w:hAnsi="Aptos" w:eastAsia="Aptos" w:cs="Aptos"/>
        </w:rPr>
      </w:pPr>
      <w:r w:rsidRPr="42872B51">
        <w:rPr>
          <w:rFonts w:ascii="Aptos" w:hAnsi="Aptos" w:eastAsia="Aptos" w:cs="Aptos"/>
        </w:rPr>
        <w:t>Operace</w:t>
      </w:r>
      <w:r w:rsidRPr="42872B51" w:rsidR="050AE510">
        <w:rPr>
          <w:rFonts w:ascii="Aptos" w:hAnsi="Aptos" w:eastAsia="Aptos" w:cs="Aptos"/>
        </w:rPr>
        <w:t xml:space="preserve"> selže nebo je částečně dokončena </w:t>
      </w:r>
    </w:p>
    <w:p w:rsidR="050AE510" w:rsidP="00DB7102" w:rsidRDefault="050AE510" w14:paraId="28B12FD5" w14:textId="3F48A384">
      <w:pPr>
        <w:spacing w:after="0"/>
        <w:rPr>
          <w:rFonts w:ascii="Aptos" w:hAnsi="Aptos" w:eastAsia="Aptos" w:cs="Aptos"/>
        </w:rPr>
      </w:pPr>
      <w:r w:rsidRPr="372A9302">
        <w:rPr>
          <w:rFonts w:ascii="Aptos" w:hAnsi="Aptos" w:eastAsia="Aptos" w:cs="Aptos"/>
        </w:rPr>
        <w:t xml:space="preserve">Záznam o chybě + notifikace </w:t>
      </w:r>
    </w:p>
    <w:p w:rsidRPr="00A5754F" w:rsidR="00A5754F" w:rsidP="00A5754F" w:rsidRDefault="00A5754F" w14:paraId="0BB63A5E" w14:textId="77777777">
      <w:pPr>
        <w:spacing w:after="0"/>
        <w:rPr>
          <w:rFonts w:ascii="Aptos" w:hAnsi="Aptos" w:eastAsia="Aptos" w:cs="Aptos"/>
        </w:rPr>
      </w:pPr>
    </w:p>
    <w:p w:rsidR="050AE510" w:rsidP="372A9302" w:rsidRDefault="050AE510" w14:paraId="456454A6" w14:textId="001611B2">
      <w:pPr>
        <w:pStyle w:val="Nadpis3"/>
      </w:pPr>
      <w:r w:rsidRPr="372A9302">
        <w:t>E2 – Nejednoznačná identifikace formátu</w:t>
      </w:r>
    </w:p>
    <w:p w:rsidR="050AE510" w:rsidP="00DB7102" w:rsidRDefault="050AE510" w14:paraId="66253655" w14:textId="0068ACBC">
      <w:pPr>
        <w:spacing w:after="0"/>
        <w:rPr>
          <w:rFonts w:ascii="Aptos" w:hAnsi="Aptos" w:eastAsia="Aptos" w:cs="Aptos"/>
        </w:rPr>
      </w:pPr>
      <w:r w:rsidRPr="42872B51">
        <w:rPr>
          <w:rFonts w:ascii="Aptos" w:hAnsi="Aptos" w:eastAsia="Aptos" w:cs="Aptos"/>
        </w:rPr>
        <w:t xml:space="preserve">Objekt označen jako „k manuálnímu </w:t>
      </w:r>
      <w:r w:rsidRPr="42872B51" w:rsidR="1687CBC7">
        <w:rPr>
          <w:rFonts w:ascii="Aptos" w:hAnsi="Aptos" w:eastAsia="Aptos" w:cs="Aptos"/>
        </w:rPr>
        <w:t>odstranění</w:t>
      </w:r>
      <w:r w:rsidRPr="42872B51">
        <w:rPr>
          <w:rFonts w:ascii="Aptos" w:hAnsi="Aptos" w:eastAsia="Aptos" w:cs="Aptos"/>
        </w:rPr>
        <w:t xml:space="preserve">“ </w:t>
      </w:r>
    </w:p>
    <w:p w:rsidRPr="00DB7102" w:rsidR="00DB7102" w:rsidP="00DB7102" w:rsidRDefault="00DB7102" w14:paraId="6E7F85FF" w14:textId="77777777">
      <w:pPr>
        <w:spacing w:after="0"/>
        <w:rPr>
          <w:rFonts w:ascii="Aptos" w:hAnsi="Aptos" w:eastAsia="Aptos" w:cs="Aptos"/>
        </w:rPr>
      </w:pPr>
    </w:p>
    <w:p w:rsidR="050AE510" w:rsidP="372A9302" w:rsidRDefault="050AE510" w14:paraId="650B57BE" w14:textId="11E8D86E">
      <w:pPr>
        <w:spacing w:before="240" w:after="240"/>
      </w:pPr>
      <w:r w:rsidRPr="372A9302">
        <w:rPr>
          <w:rStyle w:val="Nadpis3Char"/>
        </w:rPr>
        <w:t>E3 – Chyba přístupu k datům</w:t>
      </w:r>
    </w:p>
    <w:p w:rsidR="050AE510" w:rsidP="00DB7102" w:rsidRDefault="050AE510" w14:paraId="05FC9F8C" w14:textId="5F45AFC7">
      <w:pPr>
        <w:spacing w:after="0"/>
        <w:rPr>
          <w:rFonts w:ascii="Aptos" w:hAnsi="Aptos" w:eastAsia="Aptos" w:cs="Aptos"/>
        </w:rPr>
      </w:pPr>
      <w:r w:rsidRPr="372A9302">
        <w:rPr>
          <w:rFonts w:ascii="Aptos" w:hAnsi="Aptos" w:eastAsia="Aptos" w:cs="Aptos"/>
        </w:rPr>
        <w:t>Objekt vynechán, chyba zaznamenána</w:t>
      </w:r>
    </w:p>
    <w:p w:rsidRPr="005C21F7" w:rsidR="41EA63E7" w:rsidP="41EA63E7" w:rsidRDefault="41EA63E7" w14:paraId="3BF682E5" w14:textId="0A7AF0BD"/>
    <w:p w:rsidRPr="005C21F7" w:rsidR="1665CB06" w:rsidP="5C21F124" w:rsidRDefault="1665CB06" w14:paraId="1BE133F9" w14:textId="30F07989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</w:rPr>
      </w:pPr>
      <w:r w:rsidRPr="5C21F124" w:rsidR="1665CB06">
        <w:rPr>
          <w:rFonts w:ascii="Aptos Display" w:hAnsi="Aptos Display" w:eastAsia="Aptos Display" w:cs="Aptos Display"/>
        </w:rPr>
        <w:t>Frekvence výskytu</w:t>
      </w:r>
    </w:p>
    <w:p w:rsidRPr="005C21F7" w:rsidR="3C0E1CD5" w:rsidP="00DB7102" w:rsidRDefault="6D759C28" w14:paraId="7190CC69" w14:textId="161F3AF1">
      <w:pPr>
        <w:spacing w:after="0"/>
        <w:rPr>
          <w:rFonts w:ascii="Aptos" w:hAnsi="Aptos" w:eastAsia="Aptos" w:cs="Aptos"/>
        </w:rPr>
      </w:pPr>
      <w:r w:rsidRPr="42872B51">
        <w:rPr>
          <w:rFonts w:ascii="Aptos" w:hAnsi="Aptos" w:eastAsia="Aptos" w:cs="Aptos"/>
        </w:rPr>
        <w:t>Pravidelně (např. 1× ročně, dle nastavení)</w:t>
      </w:r>
      <w:r w:rsidRPr="42872B51" w:rsidR="616BAA45">
        <w:rPr>
          <w:rFonts w:ascii="Aptos" w:hAnsi="Aptos" w:eastAsia="Aptos" w:cs="Aptos"/>
        </w:rPr>
        <w:t>.</w:t>
      </w:r>
    </w:p>
    <w:p w:rsidR="616BAA45" w:rsidP="42872B51" w:rsidRDefault="616BAA45" w14:paraId="0B263CA2" w14:textId="6C0F0180">
      <w:pPr>
        <w:spacing w:after="0"/>
        <w:rPr>
          <w:rFonts w:ascii="Aptos" w:hAnsi="Aptos" w:eastAsia="Aptos" w:cs="Aptos"/>
        </w:rPr>
      </w:pPr>
      <w:r w:rsidRPr="42872B51">
        <w:rPr>
          <w:rFonts w:ascii="Aptos" w:hAnsi="Aptos" w:eastAsia="Aptos" w:cs="Aptos"/>
        </w:rPr>
        <w:t>Průběžně prostřednictvím změnových SIP.</w:t>
      </w:r>
    </w:p>
    <w:p w:rsidRPr="005C21F7" w:rsidR="3C0E1CD5" w:rsidP="00DB7102" w:rsidRDefault="6D759C28" w14:paraId="3B495489" w14:textId="5EFEA80A">
      <w:pPr>
        <w:spacing w:after="0"/>
        <w:rPr>
          <w:rFonts w:ascii="Aptos" w:hAnsi="Aptos" w:eastAsia="Aptos" w:cs="Aptos"/>
        </w:rPr>
      </w:pPr>
      <w:r w:rsidRPr="42872B51">
        <w:rPr>
          <w:rFonts w:ascii="Aptos" w:hAnsi="Aptos" w:eastAsia="Aptos" w:cs="Aptos"/>
        </w:rPr>
        <w:t>Po změně politiky / nástroje</w:t>
      </w:r>
      <w:r w:rsidRPr="42872B51" w:rsidR="0D2A9E27">
        <w:rPr>
          <w:rFonts w:ascii="Aptos" w:hAnsi="Aptos" w:eastAsia="Aptos" w:cs="Aptos"/>
        </w:rPr>
        <w:t>.</w:t>
      </w:r>
    </w:p>
    <w:p w:rsidRPr="005C21F7" w:rsidR="3C0E1CD5" w:rsidP="00DB7102" w:rsidRDefault="6D759C28" w14:paraId="084F13DE" w14:textId="1EF302B1">
      <w:pPr>
        <w:spacing w:after="0"/>
        <w:rPr>
          <w:rFonts w:ascii="Aptos" w:hAnsi="Aptos" w:eastAsia="Aptos" w:cs="Aptos"/>
        </w:rPr>
      </w:pPr>
      <w:r w:rsidRPr="372A9302">
        <w:rPr>
          <w:rFonts w:ascii="Aptos" w:hAnsi="Aptos" w:eastAsia="Aptos" w:cs="Aptos"/>
        </w:rPr>
        <w:t>Ad-hoc dle potřeby</w:t>
      </w:r>
    </w:p>
    <w:p w:rsidRPr="005C21F7" w:rsidR="006E5B3B" w:rsidP="5F13AA0A" w:rsidRDefault="006E5B3B" w14:paraId="335F8B64" w14:textId="77777777">
      <w:pPr>
        <w:rPr>
          <w:rFonts w:ascii="Aptos" w:hAnsi="Aptos" w:eastAsia="Aptos" w:cs="Aptos"/>
          <w:color w:val="000000" w:themeColor="text1"/>
        </w:rPr>
      </w:pPr>
    </w:p>
    <w:p w:rsidRPr="005C21F7" w:rsidR="1665CB06" w:rsidP="5C21F124" w:rsidRDefault="1665CB06" w14:paraId="080CADFC" w14:textId="0589578E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  <w:lang w:val="en-US"/>
        </w:rPr>
      </w:pPr>
      <w:r w:rsidRPr="5C21F124" w:rsidR="1665CB06">
        <w:rPr>
          <w:rFonts w:ascii="Aptos Display" w:hAnsi="Aptos Display" w:eastAsia="Aptos Display" w:cs="Aptos Display"/>
          <w:lang w:val="en-US"/>
        </w:rPr>
        <w:t>Speciální požadavky (Non-</w:t>
      </w:r>
      <w:r w:rsidRPr="5C21F124" w:rsidR="1665CB06">
        <w:rPr>
          <w:rFonts w:ascii="Aptos Display" w:hAnsi="Aptos Display" w:eastAsia="Aptos Display" w:cs="Aptos Display"/>
          <w:lang w:val="en-US"/>
        </w:rPr>
        <w:t>functional</w:t>
      </w:r>
      <w:r w:rsidRPr="5C21F124" w:rsidR="1665CB06">
        <w:rPr>
          <w:rFonts w:ascii="Aptos Display" w:hAnsi="Aptos Display" w:eastAsia="Aptos Display" w:cs="Aptos Display"/>
          <w:lang w:val="en-US"/>
        </w:rPr>
        <w:t xml:space="preserve"> / </w:t>
      </w:r>
      <w:r w:rsidRPr="5C21F124" w:rsidR="1665CB06">
        <w:rPr>
          <w:rFonts w:ascii="Aptos Display" w:hAnsi="Aptos Display" w:eastAsia="Aptos Display" w:cs="Aptos Display"/>
          <w:lang w:val="en-US"/>
        </w:rPr>
        <w:t>Special</w:t>
      </w:r>
      <w:r w:rsidRPr="5C21F124" w:rsidR="1665CB06">
        <w:rPr>
          <w:rFonts w:ascii="Aptos Display" w:hAnsi="Aptos Display" w:eastAsia="Aptos Display" w:cs="Aptos Display"/>
          <w:lang w:val="en-US"/>
        </w:rPr>
        <w:t xml:space="preserve"> </w:t>
      </w:r>
      <w:r w:rsidRPr="5C21F124" w:rsidR="1665CB06">
        <w:rPr>
          <w:rFonts w:ascii="Aptos Display" w:hAnsi="Aptos Display" w:eastAsia="Aptos Display" w:cs="Aptos Display"/>
          <w:lang w:val="en-US"/>
        </w:rPr>
        <w:t>Requirements</w:t>
      </w:r>
      <w:r w:rsidRPr="5C21F124" w:rsidR="1665CB06">
        <w:rPr>
          <w:rFonts w:ascii="Aptos Display" w:hAnsi="Aptos Display" w:eastAsia="Aptos Display" w:cs="Aptos Display"/>
          <w:lang w:val="en-US"/>
        </w:rPr>
        <w:t>)</w:t>
      </w:r>
    </w:p>
    <w:p w:rsidRPr="00020081" w:rsidR="1665CB06" w:rsidP="42872B51" w:rsidRDefault="41AD2D2C" w14:paraId="69177D4F" w14:textId="4832171C">
      <w:pPr>
        <w:spacing w:line="259" w:lineRule="auto"/>
        <w:rPr>
          <w:rFonts w:ascii="Aptos" w:hAnsi="Aptos" w:eastAsia="Aptos" w:cs="Aptos"/>
        </w:rPr>
      </w:pPr>
      <w:r w:rsidRPr="00020081">
        <w:rPr>
          <w:rFonts w:ascii="Aptos" w:hAnsi="Aptos" w:eastAsia="Aptos" w:cs="Aptos"/>
        </w:rPr>
        <w:t>Audit a logování – po</w:t>
      </w:r>
      <w:r w:rsidRPr="00020081" w:rsidR="7975B705">
        <w:rPr>
          <w:rFonts w:ascii="Aptos" w:hAnsi="Aptos" w:eastAsia="Aptos" w:cs="Aptos"/>
        </w:rPr>
        <w:t xml:space="preserve">stup </w:t>
      </w:r>
      <w:r w:rsidRPr="00020081" w:rsidR="6243A55A">
        <w:rPr>
          <w:rFonts w:ascii="Aptos" w:hAnsi="Aptos" w:eastAsia="Aptos" w:cs="Aptos"/>
        </w:rPr>
        <w:t>operace</w:t>
      </w:r>
      <w:r w:rsidRPr="00020081" w:rsidR="7975B705">
        <w:rPr>
          <w:rFonts w:ascii="Aptos" w:hAnsi="Aptos" w:eastAsia="Aptos" w:cs="Aptos"/>
        </w:rPr>
        <w:t xml:space="preserve"> je logován </w:t>
      </w:r>
      <w:r w:rsidRPr="00020081" w:rsidR="06B0C4B3">
        <w:rPr>
          <w:rFonts w:ascii="Aptos" w:hAnsi="Aptos" w:eastAsia="Aptos" w:cs="Aptos"/>
        </w:rPr>
        <w:t>ve</w:t>
      </w:r>
      <w:r w:rsidRPr="00020081" w:rsidR="7975B705">
        <w:rPr>
          <w:rFonts w:ascii="Aptos" w:hAnsi="Aptos" w:eastAsia="Aptos" w:cs="Aptos"/>
        </w:rPr>
        <w:t xml:space="preserve"> FC Správa </w:t>
      </w:r>
      <w:r w:rsidRPr="00020081" w:rsidR="06577132">
        <w:rPr>
          <w:rFonts w:ascii="Aptos" w:hAnsi="Aptos" w:eastAsia="Aptos" w:cs="Aptos"/>
        </w:rPr>
        <w:t>dat</w:t>
      </w:r>
      <w:r w:rsidRPr="00020081">
        <w:rPr>
          <w:rFonts w:ascii="Aptos" w:hAnsi="Aptos" w:eastAsia="Aptos" w:cs="Aptos"/>
        </w:rPr>
        <w:t>, každá chyba, každá replika musí být logována s časem, identifikací AIP.</w:t>
      </w:r>
    </w:p>
    <w:p w:rsidRPr="00020081" w:rsidR="1665CB06" w:rsidP="42872B51" w:rsidRDefault="09A978CE" w14:paraId="155341B3" w14:textId="2D400E13">
      <w:pPr>
        <w:spacing w:line="259" w:lineRule="auto"/>
        <w:rPr>
          <w:rFonts w:ascii="Aptos" w:hAnsi="Aptos" w:eastAsia="Aptos" w:cs="Aptos"/>
        </w:rPr>
      </w:pPr>
      <w:r w:rsidRPr="00020081">
        <w:rPr>
          <w:rFonts w:ascii="Aptos" w:hAnsi="Aptos" w:eastAsia="Aptos" w:cs="Aptos"/>
        </w:rPr>
        <w:t xml:space="preserve">Bezpečnost – </w:t>
      </w:r>
      <w:r w:rsidRPr="00020081" w:rsidR="5C60C79A">
        <w:rPr>
          <w:rFonts w:ascii="Aptos" w:hAnsi="Aptos" w:eastAsia="Aptos" w:cs="Aptos"/>
        </w:rPr>
        <w:t>přístup k datům odpovídá požadavkům na ochranu osobních údajů, zabezpeč</w:t>
      </w:r>
      <w:r w:rsidRPr="00020081" w:rsidR="7BABD099">
        <w:rPr>
          <w:rFonts w:ascii="Aptos" w:hAnsi="Aptos" w:eastAsia="Aptos" w:cs="Aptos"/>
        </w:rPr>
        <w:t>ení dat</w:t>
      </w:r>
      <w:r w:rsidR="00020081">
        <w:rPr>
          <w:rFonts w:ascii="Aptos" w:hAnsi="Aptos" w:eastAsia="Aptos" w:cs="Aptos"/>
        </w:rPr>
        <w:t xml:space="preserve"> – </w:t>
      </w:r>
      <w:r w:rsidRPr="00020081" w:rsidR="7BABD099">
        <w:rPr>
          <w:rFonts w:ascii="Aptos" w:hAnsi="Aptos" w:eastAsia="Aptos" w:cs="Aptos"/>
        </w:rPr>
        <w:t>požadavky ZD obecně na systém</w:t>
      </w:r>
    </w:p>
    <w:p w:rsidRPr="00020081" w:rsidR="334AD3C3" w:rsidP="42872B51" w:rsidRDefault="7BABD099" w14:paraId="30ECE235" w14:textId="2F3CA6C2">
      <w:pPr>
        <w:spacing w:line="259" w:lineRule="auto"/>
        <w:rPr>
          <w:rFonts w:ascii="Aptos" w:hAnsi="Aptos" w:eastAsia="Aptos" w:cs="Aptos"/>
        </w:rPr>
      </w:pPr>
      <w:r w:rsidRPr="00020081">
        <w:rPr>
          <w:rFonts w:ascii="Aptos" w:hAnsi="Aptos" w:eastAsia="Aptos" w:cs="Aptos"/>
        </w:rPr>
        <w:lastRenderedPageBreak/>
        <w:t xml:space="preserve">Kyberbezpečnost </w:t>
      </w:r>
      <w:r w:rsidRPr="00020081" w:rsidR="298F778F">
        <w:rPr>
          <w:rFonts w:ascii="Aptos" w:hAnsi="Aptos" w:eastAsia="Aptos" w:cs="Aptos"/>
        </w:rPr>
        <w:t>–</w:t>
      </w:r>
      <w:r w:rsidR="00020081">
        <w:rPr>
          <w:rFonts w:ascii="Aptos" w:hAnsi="Aptos" w:eastAsia="Aptos" w:cs="Aptos"/>
        </w:rPr>
        <w:t xml:space="preserve"> </w:t>
      </w:r>
      <w:r w:rsidRPr="00020081">
        <w:rPr>
          <w:rFonts w:ascii="Aptos" w:hAnsi="Aptos" w:eastAsia="Aptos" w:cs="Aptos"/>
        </w:rPr>
        <w:t>požadavky ZD obecně na systém</w:t>
      </w:r>
    </w:p>
    <w:p w:rsidRPr="00020081" w:rsidR="70A67A3C" w:rsidP="372A9302" w:rsidRDefault="70A67A3C" w14:paraId="5B50F867" w14:textId="6E8C8DC5">
      <w:pPr>
        <w:spacing w:line="259" w:lineRule="auto"/>
      </w:pPr>
      <w:r w:rsidRPr="00020081">
        <w:rPr>
          <w:rFonts w:ascii="Aptos" w:hAnsi="Aptos" w:eastAsia="Aptos" w:cs="Aptos"/>
        </w:rPr>
        <w:t>Škálovatelnost: možnost paralelního zpracování</w:t>
      </w:r>
    </w:p>
    <w:p w:rsidRPr="005C21F7" w:rsidR="00AC3347" w:rsidP="5F13AA0A" w:rsidRDefault="00AC3347" w14:paraId="7158D3ED" w14:textId="77777777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</w:p>
    <w:p w:rsidRPr="005C21F7" w:rsidR="1665CB06" w:rsidP="5C21F124" w:rsidRDefault="1665CB06" w14:paraId="4E48F060" w14:textId="74568343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</w:rPr>
      </w:pPr>
      <w:r w:rsidRPr="5C21F124" w:rsidR="1665CB06">
        <w:rPr>
          <w:rFonts w:ascii="Aptos Display" w:hAnsi="Aptos Display" w:eastAsia="Aptos Display" w:cs="Aptos Display"/>
        </w:rPr>
        <w:t>Datové objekty / vstupy a výstupy</w:t>
      </w:r>
    </w:p>
    <w:p w:rsidRPr="005C21F7" w:rsidR="1665CB06" w:rsidP="53D0D049" w:rsidRDefault="777B3E31" w14:paraId="0F53FEC6" w14:textId="61709589">
      <w:pPr>
        <w:pStyle w:val="Nadpis3"/>
        <w:rPr>
          <w:rFonts w:ascii="Aptos" w:hAnsi="Aptos" w:eastAsia="Aptos" w:cs="Aptos"/>
        </w:rPr>
      </w:pPr>
      <w:r w:rsidRPr="005C21F7">
        <w:rPr>
          <w:rFonts w:ascii="Aptos" w:hAnsi="Aptos" w:eastAsia="Aptos" w:cs="Aptos"/>
        </w:rPr>
        <w:t>Vstupy:</w:t>
      </w:r>
    </w:p>
    <w:p w:rsidRPr="005C21F7" w:rsidR="044BA22D" w:rsidP="005D6931" w:rsidRDefault="044BA22D" w14:paraId="38D382B8" w14:textId="50CDB7E6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Data FC Správy dat</w:t>
      </w:r>
    </w:p>
    <w:p w:rsidRPr="005C21F7" w:rsidR="044BA22D" w:rsidP="005D6931" w:rsidRDefault="044BA22D" w14:paraId="6E310332" w14:textId="4673DD17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Data FC Uložení dat</w:t>
      </w:r>
    </w:p>
    <w:p w:rsidR="1B5FCC88" w:rsidP="42872B51" w:rsidRDefault="1B5FCC88" w14:paraId="2AD76836" w14:textId="7D0185AE">
      <w:pPr>
        <w:pStyle w:val="Odstavecseseznamem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>Data FC Příjem</w:t>
      </w:r>
    </w:p>
    <w:p w:rsidR="3570B15A" w:rsidP="005D6931" w:rsidRDefault="3570B15A" w14:paraId="6A619C87" w14:textId="1A3DC67E">
      <w:pPr>
        <w:pStyle w:val="Odstavecseseznamem"/>
        <w:numPr>
          <w:ilvl w:val="0"/>
          <w:numId w:val="3"/>
        </w:numPr>
      </w:pPr>
      <w:r w:rsidRPr="372A9302">
        <w:t xml:space="preserve">Politiky a migrační schémata </w:t>
      </w:r>
    </w:p>
    <w:p w:rsidR="3570B15A" w:rsidP="005D6931" w:rsidRDefault="3570B15A" w14:paraId="6BBB2F09" w14:textId="3E4201AE">
      <w:pPr>
        <w:pStyle w:val="Odstavecseseznamem"/>
        <w:numPr>
          <w:ilvl w:val="0"/>
          <w:numId w:val="3"/>
        </w:numPr>
        <w:spacing w:after="0"/>
      </w:pPr>
      <w:r w:rsidRPr="372A9302">
        <w:t>Konfigurace workflow</w:t>
      </w:r>
    </w:p>
    <w:p w:rsidRPr="005C21F7" w:rsidR="53D0D049" w:rsidP="53D0D049" w:rsidRDefault="53D0D049" w14:paraId="3820A8E8" w14:textId="4BA540A9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777B3E31" w14:paraId="1C8999A9" w14:textId="39E405BF">
      <w:pPr>
        <w:pStyle w:val="Nadpis3"/>
        <w:rPr>
          <w:rFonts w:ascii="Aptos" w:hAnsi="Aptos" w:eastAsia="Aptos" w:cs="Aptos"/>
        </w:rPr>
      </w:pPr>
      <w:r w:rsidRPr="005C21F7">
        <w:rPr>
          <w:rFonts w:ascii="Aptos" w:hAnsi="Aptos" w:eastAsia="Aptos" w:cs="Aptos"/>
        </w:rPr>
        <w:t>Výstupy:</w:t>
      </w:r>
    </w:p>
    <w:p w:rsidRPr="005C21F7" w:rsidR="53D0D049" w:rsidP="005D6931" w:rsidRDefault="1BDE4B98" w14:paraId="7B2FB3BD" w14:textId="39EF1CDB">
      <w:pPr>
        <w:pStyle w:val="Odstavecseseznamem"/>
        <w:numPr>
          <w:ilvl w:val="0"/>
          <w:numId w:val="6"/>
        </w:numPr>
        <w:rPr>
          <w:rFonts w:ascii="Aptos" w:hAnsi="Aptos" w:eastAsia="Aptos" w:cs="Aptos"/>
          <w:color w:val="000000" w:themeColor="text1"/>
        </w:rPr>
      </w:pPr>
      <w:r w:rsidRPr="372A9302">
        <w:rPr>
          <w:rFonts w:ascii="Aptos" w:hAnsi="Aptos" w:eastAsia="Aptos" w:cs="Aptos"/>
          <w:color w:val="000000" w:themeColor="text1"/>
        </w:rPr>
        <w:t xml:space="preserve">Záznam v transakčním logu IS NDA, včetně příp. </w:t>
      </w:r>
      <w:r w:rsidRPr="372A9302" w:rsidR="5B82145F">
        <w:rPr>
          <w:rFonts w:ascii="Aptos" w:hAnsi="Aptos" w:eastAsia="Aptos" w:cs="Aptos"/>
          <w:color w:val="000000" w:themeColor="text1"/>
        </w:rPr>
        <w:t>c</w:t>
      </w:r>
      <w:r w:rsidRPr="372A9302">
        <w:rPr>
          <w:rFonts w:ascii="Aptos" w:hAnsi="Aptos" w:eastAsia="Aptos" w:cs="Aptos"/>
          <w:color w:val="000000" w:themeColor="text1"/>
        </w:rPr>
        <w:t>hyb.</w:t>
      </w:r>
    </w:p>
    <w:p w:rsidRPr="005C21F7" w:rsidR="5C7B046A" w:rsidP="005D6931" w:rsidRDefault="5C7B046A" w14:paraId="5940661F" w14:textId="2C8484A2">
      <w:pPr>
        <w:pStyle w:val="Odstavecseseznamem"/>
        <w:numPr>
          <w:ilvl w:val="0"/>
          <w:numId w:val="6"/>
        </w:num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 xml:space="preserve">Záznam ve FC Správa dat </w:t>
      </w:r>
      <w:r w:rsidRPr="42872B51" w:rsidR="00E26DC8">
        <w:rPr>
          <w:rFonts w:ascii="Aptos" w:hAnsi="Aptos" w:eastAsia="Aptos" w:cs="Aptos"/>
          <w:color w:val="000000" w:themeColor="text1"/>
        </w:rPr>
        <w:t>–</w:t>
      </w:r>
      <w:r w:rsidRPr="42872B51">
        <w:rPr>
          <w:rFonts w:ascii="Aptos" w:hAnsi="Aptos" w:eastAsia="Aptos" w:cs="Aptos"/>
          <w:color w:val="000000" w:themeColor="text1"/>
        </w:rPr>
        <w:t xml:space="preserve"> provedení </w:t>
      </w:r>
      <w:r w:rsidRPr="42872B51" w:rsidR="2143E969">
        <w:rPr>
          <w:rFonts w:ascii="Aptos" w:hAnsi="Aptos" w:eastAsia="Aptos" w:cs="Aptos"/>
          <w:color w:val="000000" w:themeColor="text1"/>
        </w:rPr>
        <w:t>operace</w:t>
      </w:r>
      <w:r w:rsidRPr="42872B51">
        <w:rPr>
          <w:rFonts w:ascii="Aptos" w:hAnsi="Aptos" w:eastAsia="Aptos" w:cs="Aptos"/>
          <w:color w:val="000000" w:themeColor="text1"/>
        </w:rPr>
        <w:t>, s jakým výsledkem</w:t>
      </w:r>
      <w:r w:rsidRPr="42872B51" w:rsidR="1EB4CEC0">
        <w:rPr>
          <w:rFonts w:ascii="Aptos" w:hAnsi="Aptos" w:eastAsia="Aptos" w:cs="Aptos"/>
          <w:color w:val="000000" w:themeColor="text1"/>
        </w:rPr>
        <w:t xml:space="preserve">; </w:t>
      </w:r>
    </w:p>
    <w:p w:rsidRPr="005C21F7" w:rsidR="5C7B046A" w:rsidP="005D6931" w:rsidRDefault="1EB4CEC0" w14:paraId="1ACD3A17" w14:textId="68359A29">
      <w:pPr>
        <w:pStyle w:val="Odstavecseseznamem"/>
        <w:numPr>
          <w:ilvl w:val="0"/>
          <w:numId w:val="6"/>
        </w:num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 xml:space="preserve">ve FC Správa dat </w:t>
      </w:r>
      <w:r w:rsidRPr="42872B51" w:rsidR="00AF2169">
        <w:rPr>
          <w:rFonts w:ascii="Aptos" w:hAnsi="Aptos" w:eastAsia="Aptos" w:cs="Aptos"/>
          <w:color w:val="000000" w:themeColor="text1"/>
        </w:rPr>
        <w:t>–</w:t>
      </w:r>
      <w:r w:rsidRPr="42872B51">
        <w:rPr>
          <w:rFonts w:ascii="Aptos" w:hAnsi="Aptos" w:eastAsia="Aptos" w:cs="Aptos"/>
          <w:color w:val="000000" w:themeColor="text1"/>
        </w:rPr>
        <w:t xml:space="preserve"> vyznačeno jako </w:t>
      </w:r>
      <w:r w:rsidRPr="42872B51" w:rsidR="00AF2169">
        <w:rPr>
          <w:rFonts w:ascii="Aptos" w:hAnsi="Aptos" w:eastAsia="Aptos" w:cs="Aptos"/>
          <w:color w:val="000000" w:themeColor="text1"/>
        </w:rPr>
        <w:t>u</w:t>
      </w:r>
      <w:r w:rsidRPr="42872B51">
        <w:rPr>
          <w:rFonts w:ascii="Aptos" w:hAnsi="Aptos" w:eastAsia="Aptos" w:cs="Aptos"/>
          <w:color w:val="000000" w:themeColor="text1"/>
        </w:rPr>
        <w:t>rčeno k</w:t>
      </w:r>
      <w:r w:rsidRPr="42872B51" w:rsidR="62B28E0D">
        <w:rPr>
          <w:rFonts w:ascii="Aptos" w:hAnsi="Aptos" w:eastAsia="Aptos" w:cs="Aptos"/>
          <w:color w:val="000000" w:themeColor="text1"/>
        </w:rPr>
        <w:t>e skartaci</w:t>
      </w:r>
    </w:p>
    <w:p w:rsidRPr="005C21F7" w:rsidR="2D3D8538" w:rsidP="005D6931" w:rsidRDefault="00E26DC8" w14:paraId="695C3F0C" w14:textId="16DA00E9">
      <w:pPr>
        <w:pStyle w:val="Odstavecseseznamem"/>
        <w:numPr>
          <w:ilvl w:val="0"/>
          <w:numId w:val="6"/>
        </w:numPr>
        <w:rPr>
          <w:rFonts w:ascii="Aptos" w:hAnsi="Aptos" w:eastAsia="Aptos" w:cs="Aptos"/>
          <w:color w:val="000000" w:themeColor="text1"/>
        </w:rPr>
      </w:pPr>
      <w:r w:rsidRPr="42872B51">
        <w:rPr>
          <w:rFonts w:ascii="Aptos" w:hAnsi="Aptos" w:eastAsia="Aptos" w:cs="Aptos"/>
          <w:color w:val="000000" w:themeColor="text1"/>
        </w:rPr>
        <w:t xml:space="preserve">Záznam </w:t>
      </w:r>
      <w:r w:rsidRPr="42872B51" w:rsidR="002254A5">
        <w:rPr>
          <w:rFonts w:ascii="Aptos" w:hAnsi="Aptos" w:eastAsia="Aptos" w:cs="Aptos"/>
          <w:color w:val="000000" w:themeColor="text1"/>
        </w:rPr>
        <w:t xml:space="preserve">(nejedná se o tiskovou sestavu) </w:t>
      </w:r>
      <w:r w:rsidRPr="42872B51" w:rsidR="2D3D8538">
        <w:rPr>
          <w:rFonts w:ascii="Aptos" w:hAnsi="Aptos" w:eastAsia="Aptos" w:cs="Aptos"/>
          <w:color w:val="000000" w:themeColor="text1"/>
        </w:rPr>
        <w:t xml:space="preserve">o </w:t>
      </w:r>
      <w:r w:rsidRPr="42872B51" w:rsidR="41C11E9C">
        <w:rPr>
          <w:rFonts w:ascii="Aptos" w:hAnsi="Aptos" w:eastAsia="Aptos" w:cs="Aptos"/>
          <w:color w:val="000000" w:themeColor="text1"/>
        </w:rPr>
        <w:t>vnitřní skartaci</w:t>
      </w:r>
      <w:r w:rsidRPr="42872B51" w:rsidR="00AF2169">
        <w:rPr>
          <w:rFonts w:ascii="Aptos" w:hAnsi="Aptos" w:eastAsia="Aptos" w:cs="Aptos"/>
          <w:color w:val="000000" w:themeColor="text1"/>
        </w:rPr>
        <w:t xml:space="preserve"> </w:t>
      </w:r>
      <w:r w:rsidRPr="42872B51" w:rsidR="617985D0">
        <w:rPr>
          <w:rFonts w:ascii="Aptos" w:hAnsi="Aptos" w:eastAsia="Aptos" w:cs="Aptos"/>
          <w:color w:val="000000" w:themeColor="text1"/>
        </w:rPr>
        <w:t>z hlediska migrace</w:t>
      </w:r>
      <w:r w:rsidRPr="42872B51" w:rsidR="2D3D8538">
        <w:rPr>
          <w:rFonts w:ascii="Aptos" w:hAnsi="Aptos" w:eastAsia="Aptos" w:cs="Aptos"/>
          <w:color w:val="000000" w:themeColor="text1"/>
        </w:rPr>
        <w:t xml:space="preserve"> (pravidelná kontrola; Ad hoc jednorázová kontrola)</w:t>
      </w:r>
    </w:p>
    <w:p w:rsidRPr="005C21F7" w:rsidR="005774A4" w:rsidP="005774A4" w:rsidRDefault="005774A4" w14:paraId="01AA846B" w14:textId="77777777">
      <w:pPr>
        <w:rPr>
          <w:rFonts w:ascii="Aptos" w:hAnsi="Aptos" w:eastAsia="Aptos" w:cs="Aptos"/>
          <w:color w:val="000000" w:themeColor="text1"/>
        </w:rPr>
      </w:pPr>
    </w:p>
    <w:p w:rsidRPr="005C21F7" w:rsidR="1665CB06" w:rsidP="5C21F124" w:rsidRDefault="1665CB06" w14:paraId="02A36383" w14:textId="751EABF2">
      <w:pPr>
        <w:pStyle w:val="Nadpis2"/>
        <w:numPr>
          <w:ilvl w:val="0"/>
          <w:numId w:val="13"/>
        </w:numPr>
        <w:rPr>
          <w:rFonts w:ascii="Aptos Display" w:hAnsi="Aptos Display" w:eastAsia="Aptos Display" w:cs="Aptos Display"/>
        </w:rPr>
      </w:pPr>
      <w:r w:rsidRPr="5C21F124" w:rsidR="1665CB06">
        <w:rPr>
          <w:rFonts w:ascii="Aptos Display" w:hAnsi="Aptos Display" w:eastAsia="Aptos Display" w:cs="Aptos Display"/>
        </w:rPr>
        <w:t>Otevřené otázky / poznámky</w:t>
      </w:r>
    </w:p>
    <w:p w:rsidR="372A9302" w:rsidP="372A9302" w:rsidRDefault="372A9302" w14:paraId="58E28CF1" w14:textId="3E867B7B"/>
    <w:sectPr w:rsidR="372A930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GP" w:author="Guest Nimrichtrová Pavlína" w:date="2026-04-13T14:00:00Z" w:id="0">
    <w:p w:rsidR="00506520" w:rsidRDefault="00506520" w14:paraId="306B8550" w14:textId="39AF706D">
      <w:pPr>
        <w:pStyle w:val="Textkomente"/>
      </w:pPr>
      <w:r>
        <w:rPr>
          <w:rStyle w:val="Odkaznakoment"/>
        </w:rPr>
        <w:annotationRef/>
      </w:r>
      <w:r w:rsidRPr="0DC6E8CA">
        <w:t>nečitelnost komponent v AIP - DA infoprmuje příslušný archiv o ztrátě čitelnosti konkrétních evidenčních jednotek a navrhuje jejich vyřazení z archivní evidence. Pečující archiv pak musí žádost posoudit a dále pokračuje dle UC pro ztrátu trvalé hodnoty - vyřazení z evdience / ztráta archivního významu; Dopracovat UC přehodnocení archivního významu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6B855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E081D7" w16cex:dateUtc="2026-04-13T12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6B8550" w16cid:durableId="07E081D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10597a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17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37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5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7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9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1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3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5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0" w15:restartNumberingAfterBreak="0">
    <w:nsid w:val="01B8A457"/>
    <w:multiLevelType w:val="hybridMultilevel"/>
    <w:tmpl w:val="C2F604E0"/>
    <w:lvl w:ilvl="0" w:tplc="FFFFFFFF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9DA8DC"/>
    <w:multiLevelType w:val="hybridMultilevel"/>
    <w:tmpl w:val="FFFFFFFF"/>
    <w:lvl w:ilvl="0" w:tplc="91C23A88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D722B2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BCFF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2431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589E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842B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BE19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7EB1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7E1C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84264F"/>
    <w:multiLevelType w:val="hybridMultilevel"/>
    <w:tmpl w:val="DDB051F0"/>
    <w:lvl w:ilvl="0" w:tplc="81B45B66">
      <w:numFmt w:val="bullet"/>
      <w:lvlText w:val="-"/>
      <w:lvlJc w:val="left"/>
      <w:pPr>
        <w:ind w:left="720" w:hanging="360"/>
      </w:pPr>
      <w:rPr>
        <w:rFonts w:hint="default" w:ascii="Segoe UI" w:hAnsi="Segoe UI" w:eastAsia="Calibri" w:cs="Segoe U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C9963C"/>
    <w:multiLevelType w:val="hybridMultilevel"/>
    <w:tmpl w:val="E8B4F166"/>
    <w:lvl w:ilvl="0" w:tplc="9A088A4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6E464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2CF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FE91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3A37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5C82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8E2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560B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7CF8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F8B1B1"/>
    <w:multiLevelType w:val="hybridMultilevel"/>
    <w:tmpl w:val="D73A445C"/>
    <w:lvl w:ilvl="0" w:tplc="E6BA09A0">
      <w:start w:val="1"/>
      <w:numFmt w:val="decimal"/>
      <w:lvlText w:val="%1."/>
      <w:lvlJc w:val="left"/>
      <w:pPr>
        <w:ind w:left="720" w:hanging="360"/>
      </w:pPr>
    </w:lvl>
    <w:lvl w:ilvl="1" w:tplc="806E6B68">
      <w:start w:val="1"/>
      <w:numFmt w:val="lowerLetter"/>
      <w:lvlText w:val="%2."/>
      <w:lvlJc w:val="left"/>
      <w:pPr>
        <w:ind w:left="1440" w:hanging="360"/>
      </w:pPr>
    </w:lvl>
    <w:lvl w:ilvl="2" w:tplc="E4123AE4">
      <w:start w:val="1"/>
      <w:numFmt w:val="lowerRoman"/>
      <w:lvlText w:val="%3."/>
      <w:lvlJc w:val="right"/>
      <w:pPr>
        <w:ind w:left="2160" w:hanging="180"/>
      </w:pPr>
    </w:lvl>
    <w:lvl w:ilvl="3" w:tplc="AB78A780">
      <w:start w:val="1"/>
      <w:numFmt w:val="decimal"/>
      <w:lvlText w:val="%4."/>
      <w:lvlJc w:val="left"/>
      <w:pPr>
        <w:ind w:left="2880" w:hanging="360"/>
      </w:pPr>
    </w:lvl>
    <w:lvl w:ilvl="4" w:tplc="8CCCE84A">
      <w:start w:val="1"/>
      <w:numFmt w:val="lowerLetter"/>
      <w:lvlText w:val="%5."/>
      <w:lvlJc w:val="left"/>
      <w:pPr>
        <w:ind w:left="3600" w:hanging="360"/>
      </w:pPr>
    </w:lvl>
    <w:lvl w:ilvl="5" w:tplc="1BBA1546">
      <w:start w:val="1"/>
      <w:numFmt w:val="lowerRoman"/>
      <w:lvlText w:val="%6."/>
      <w:lvlJc w:val="right"/>
      <w:pPr>
        <w:ind w:left="4320" w:hanging="180"/>
      </w:pPr>
    </w:lvl>
    <w:lvl w:ilvl="6" w:tplc="9042AB76">
      <w:start w:val="1"/>
      <w:numFmt w:val="decimal"/>
      <w:lvlText w:val="%7."/>
      <w:lvlJc w:val="left"/>
      <w:pPr>
        <w:ind w:left="5040" w:hanging="360"/>
      </w:pPr>
    </w:lvl>
    <w:lvl w:ilvl="7" w:tplc="798EB4E0">
      <w:start w:val="1"/>
      <w:numFmt w:val="lowerLetter"/>
      <w:lvlText w:val="%8."/>
      <w:lvlJc w:val="left"/>
      <w:pPr>
        <w:ind w:left="5760" w:hanging="360"/>
      </w:pPr>
    </w:lvl>
    <w:lvl w:ilvl="8" w:tplc="A1E0832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3AFF7"/>
    <w:multiLevelType w:val="hybridMultilevel"/>
    <w:tmpl w:val="FFFFFFFF"/>
    <w:lvl w:ilvl="0" w:tplc="4E48B35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5F8AF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A3F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8E37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4836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76CC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4AAE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AAB5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D238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A80B62"/>
    <w:multiLevelType w:val="hybridMultilevel"/>
    <w:tmpl w:val="FFFFFFFF"/>
    <w:lvl w:ilvl="0" w:tplc="8D8A88CE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E88E0F8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D1EAA6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580A09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9362AB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A2CA0C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628C67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34C5FA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9B840E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3C154BA"/>
    <w:multiLevelType w:val="hybridMultilevel"/>
    <w:tmpl w:val="618E1894"/>
    <w:lvl w:ilvl="0" w:tplc="37AE726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F10D8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787A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44FC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6A49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BCD2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7AB7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6A06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8C8C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60572A5"/>
    <w:multiLevelType w:val="hybridMultilevel"/>
    <w:tmpl w:val="C8F01ADA"/>
    <w:lvl w:ilvl="0" w:tplc="81B45B66">
      <w:numFmt w:val="bullet"/>
      <w:lvlText w:val="-"/>
      <w:lvlJc w:val="left"/>
      <w:pPr>
        <w:ind w:left="720" w:hanging="360"/>
      </w:pPr>
      <w:rPr>
        <w:rFonts w:hint="default" w:ascii="Segoe UI" w:hAnsi="Segoe UI" w:eastAsia="Calibri" w:cs="Segoe U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8A8014F"/>
    <w:multiLevelType w:val="hybridMultilevel"/>
    <w:tmpl w:val="FFFFFFFF"/>
    <w:lvl w:ilvl="0" w:tplc="7250C29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256639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F6D3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AE85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B20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0601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2A5A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FA8B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7A78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A5C6623"/>
    <w:multiLevelType w:val="hybridMultilevel"/>
    <w:tmpl w:val="FFFFFFFF"/>
    <w:lvl w:ilvl="0" w:tplc="ECEE094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102E18A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FAD8F27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55900E3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D270A3B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A52571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CA2C7CBE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2F2BB8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252216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1" w15:restartNumberingAfterBreak="0">
    <w:nsid w:val="7AE7BDD9"/>
    <w:multiLevelType w:val="hybridMultilevel"/>
    <w:tmpl w:val="C8B0B6AE"/>
    <w:lvl w:ilvl="0" w:tplc="E162F30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9D8A3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EED9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E2DB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BE6C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52D5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3E76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B60C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A01E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2"/>
  </w:num>
  <w:num w:numId="1" w16cid:durableId="1042175361">
    <w:abstractNumId w:val="2"/>
  </w:num>
  <w:num w:numId="2" w16cid:durableId="1340278077">
    <w:abstractNumId w:val="11"/>
  </w:num>
  <w:num w:numId="3" w16cid:durableId="1416126574">
    <w:abstractNumId w:val="0"/>
  </w:num>
  <w:num w:numId="4" w16cid:durableId="1532382712">
    <w:abstractNumId w:val="1"/>
  </w:num>
  <w:num w:numId="5" w16cid:durableId="1674263139">
    <w:abstractNumId w:val="9"/>
  </w:num>
  <w:num w:numId="6" w16cid:durableId="196966159">
    <w:abstractNumId w:val="7"/>
  </w:num>
  <w:num w:numId="7" w16cid:durableId="2034841526">
    <w:abstractNumId w:val="5"/>
  </w:num>
  <w:num w:numId="8" w16cid:durableId="2094623697">
    <w:abstractNumId w:val="4"/>
  </w:num>
  <w:num w:numId="9" w16cid:durableId="39399197">
    <w:abstractNumId w:val="6"/>
  </w:num>
  <w:num w:numId="10" w16cid:durableId="516844359">
    <w:abstractNumId w:val="3"/>
  </w:num>
  <w:num w:numId="11" w16cid:durableId="520701801">
    <w:abstractNumId w:val="10"/>
  </w:num>
  <w:num w:numId="12" w16cid:durableId="956370062">
    <w:abstractNumId w:val="8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est Nimrichtrová Pavlína">
    <w15:presenceInfo w15:providerId="AD" w15:userId="S::pavlina.nimrichtrova_na.gov.cz#ext#@iczgroup.onmicrosoft.com::a4ff2548-4164-4716-8ebd-ef682a2dc9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20081"/>
    <w:rsid w:val="000368D3"/>
    <w:rsid w:val="00047976"/>
    <w:rsid w:val="000551D6"/>
    <w:rsid w:val="00061679"/>
    <w:rsid w:val="0006A543"/>
    <w:rsid w:val="00093CDE"/>
    <w:rsid w:val="000A4394"/>
    <w:rsid w:val="000B50E9"/>
    <w:rsid w:val="000B6A04"/>
    <w:rsid w:val="000C5494"/>
    <w:rsid w:val="000C7872"/>
    <w:rsid w:val="000C7F2B"/>
    <w:rsid w:val="000D3288"/>
    <w:rsid w:val="000D6021"/>
    <w:rsid w:val="00102028"/>
    <w:rsid w:val="00107638"/>
    <w:rsid w:val="001329F6"/>
    <w:rsid w:val="00141929"/>
    <w:rsid w:val="00142506"/>
    <w:rsid w:val="00162CA3"/>
    <w:rsid w:val="00165486"/>
    <w:rsid w:val="00176B81"/>
    <w:rsid w:val="00181BB8"/>
    <w:rsid w:val="0018605F"/>
    <w:rsid w:val="00195244"/>
    <w:rsid w:val="001B64C7"/>
    <w:rsid w:val="001B785D"/>
    <w:rsid w:val="001C4C19"/>
    <w:rsid w:val="00200E65"/>
    <w:rsid w:val="002254A5"/>
    <w:rsid w:val="0022694D"/>
    <w:rsid w:val="002304B6"/>
    <w:rsid w:val="00235AD2"/>
    <w:rsid w:val="00242A52"/>
    <w:rsid w:val="00245146"/>
    <w:rsid w:val="002523F4"/>
    <w:rsid w:val="002639AB"/>
    <w:rsid w:val="002B0B46"/>
    <w:rsid w:val="002B5752"/>
    <w:rsid w:val="002C433E"/>
    <w:rsid w:val="002E220B"/>
    <w:rsid w:val="002E2248"/>
    <w:rsid w:val="002F409B"/>
    <w:rsid w:val="002F4292"/>
    <w:rsid w:val="002F8986"/>
    <w:rsid w:val="003351BA"/>
    <w:rsid w:val="003A5914"/>
    <w:rsid w:val="003B4555"/>
    <w:rsid w:val="004141C4"/>
    <w:rsid w:val="00415FA3"/>
    <w:rsid w:val="00420395"/>
    <w:rsid w:val="00421F8D"/>
    <w:rsid w:val="00425A86"/>
    <w:rsid w:val="004456AC"/>
    <w:rsid w:val="004503C8"/>
    <w:rsid w:val="00463F50"/>
    <w:rsid w:val="00470A84"/>
    <w:rsid w:val="0049117E"/>
    <w:rsid w:val="004958CC"/>
    <w:rsid w:val="004A3CC4"/>
    <w:rsid w:val="004A5A6C"/>
    <w:rsid w:val="004A5AEA"/>
    <w:rsid w:val="004B7CFA"/>
    <w:rsid w:val="004C4DC7"/>
    <w:rsid w:val="00511BE0"/>
    <w:rsid w:val="00535456"/>
    <w:rsid w:val="0054534F"/>
    <w:rsid w:val="005471DA"/>
    <w:rsid w:val="00547696"/>
    <w:rsid w:val="0055418B"/>
    <w:rsid w:val="0055487E"/>
    <w:rsid w:val="0055BCDF"/>
    <w:rsid w:val="005774A4"/>
    <w:rsid w:val="005844D1"/>
    <w:rsid w:val="005A023F"/>
    <w:rsid w:val="005A4364"/>
    <w:rsid w:val="005C21F7"/>
    <w:rsid w:val="005C4273"/>
    <w:rsid w:val="005D6931"/>
    <w:rsid w:val="005E0910"/>
    <w:rsid w:val="00611971"/>
    <w:rsid w:val="006474FB"/>
    <w:rsid w:val="00661786"/>
    <w:rsid w:val="006658DC"/>
    <w:rsid w:val="00672750"/>
    <w:rsid w:val="00673983"/>
    <w:rsid w:val="00690AAF"/>
    <w:rsid w:val="006A03AA"/>
    <w:rsid w:val="006C2BC8"/>
    <w:rsid w:val="006E5B3B"/>
    <w:rsid w:val="006E67A6"/>
    <w:rsid w:val="00700AF7"/>
    <w:rsid w:val="00702E5A"/>
    <w:rsid w:val="00722B8E"/>
    <w:rsid w:val="00722E5A"/>
    <w:rsid w:val="00725D91"/>
    <w:rsid w:val="0074762C"/>
    <w:rsid w:val="00755878"/>
    <w:rsid w:val="007A64BB"/>
    <w:rsid w:val="007B3B0C"/>
    <w:rsid w:val="007C1977"/>
    <w:rsid w:val="007C3A4F"/>
    <w:rsid w:val="007E38B0"/>
    <w:rsid w:val="00845528"/>
    <w:rsid w:val="00856130"/>
    <w:rsid w:val="008D6A3F"/>
    <w:rsid w:val="008E31B7"/>
    <w:rsid w:val="008E40D4"/>
    <w:rsid w:val="009047A8"/>
    <w:rsid w:val="00952C3F"/>
    <w:rsid w:val="009556C2"/>
    <w:rsid w:val="009AEFC3"/>
    <w:rsid w:val="009B3510"/>
    <w:rsid w:val="009C0AC3"/>
    <w:rsid w:val="009C2055"/>
    <w:rsid w:val="009D72A4"/>
    <w:rsid w:val="009F5B4C"/>
    <w:rsid w:val="009F7865"/>
    <w:rsid w:val="00A006C6"/>
    <w:rsid w:val="00A33435"/>
    <w:rsid w:val="00A4303B"/>
    <w:rsid w:val="00A47998"/>
    <w:rsid w:val="00A5015E"/>
    <w:rsid w:val="00A5754F"/>
    <w:rsid w:val="00A69D3F"/>
    <w:rsid w:val="00A70323"/>
    <w:rsid w:val="00A70A8D"/>
    <w:rsid w:val="00A8642B"/>
    <w:rsid w:val="00AA10CB"/>
    <w:rsid w:val="00AA1163"/>
    <w:rsid w:val="00AC3347"/>
    <w:rsid w:val="00AD0CE0"/>
    <w:rsid w:val="00AE6A53"/>
    <w:rsid w:val="00AF1378"/>
    <w:rsid w:val="00AF2169"/>
    <w:rsid w:val="00B26E10"/>
    <w:rsid w:val="00B5570F"/>
    <w:rsid w:val="00B65E67"/>
    <w:rsid w:val="00B6F4CA"/>
    <w:rsid w:val="00B82366"/>
    <w:rsid w:val="00BB4156"/>
    <w:rsid w:val="00BD6205"/>
    <w:rsid w:val="00BE0DB6"/>
    <w:rsid w:val="00BF5A5F"/>
    <w:rsid w:val="00C00929"/>
    <w:rsid w:val="00C2194A"/>
    <w:rsid w:val="00CB2E10"/>
    <w:rsid w:val="00CB3EA4"/>
    <w:rsid w:val="00CD41CC"/>
    <w:rsid w:val="00CD74C5"/>
    <w:rsid w:val="00D111E7"/>
    <w:rsid w:val="00D24699"/>
    <w:rsid w:val="00D3435B"/>
    <w:rsid w:val="00D65816"/>
    <w:rsid w:val="00D778FD"/>
    <w:rsid w:val="00D92300"/>
    <w:rsid w:val="00DB7102"/>
    <w:rsid w:val="00DC1211"/>
    <w:rsid w:val="00DF615A"/>
    <w:rsid w:val="00DF704F"/>
    <w:rsid w:val="00E0691F"/>
    <w:rsid w:val="00E21051"/>
    <w:rsid w:val="00E26DC8"/>
    <w:rsid w:val="00E6E822"/>
    <w:rsid w:val="00E773D6"/>
    <w:rsid w:val="00E90EA9"/>
    <w:rsid w:val="00EA6A70"/>
    <w:rsid w:val="00ED7D3F"/>
    <w:rsid w:val="00EE12D7"/>
    <w:rsid w:val="00EF1EAA"/>
    <w:rsid w:val="00EF39E2"/>
    <w:rsid w:val="00F03585"/>
    <w:rsid w:val="00F06DD9"/>
    <w:rsid w:val="00F210B5"/>
    <w:rsid w:val="00F421CE"/>
    <w:rsid w:val="00F514C7"/>
    <w:rsid w:val="00F64E57"/>
    <w:rsid w:val="00F74360"/>
    <w:rsid w:val="00F83BF3"/>
    <w:rsid w:val="00F94190"/>
    <w:rsid w:val="00F942BB"/>
    <w:rsid w:val="00F95593"/>
    <w:rsid w:val="00F95766"/>
    <w:rsid w:val="00FB15DD"/>
    <w:rsid w:val="00FB1E30"/>
    <w:rsid w:val="00FB57DA"/>
    <w:rsid w:val="00FC2D35"/>
    <w:rsid w:val="00FC7594"/>
    <w:rsid w:val="00FE491F"/>
    <w:rsid w:val="00FF025F"/>
    <w:rsid w:val="00FF4720"/>
    <w:rsid w:val="0103DF6B"/>
    <w:rsid w:val="010C2F6B"/>
    <w:rsid w:val="01190E00"/>
    <w:rsid w:val="0132B6D2"/>
    <w:rsid w:val="014E6D24"/>
    <w:rsid w:val="015532F0"/>
    <w:rsid w:val="0169CBAE"/>
    <w:rsid w:val="016F25E0"/>
    <w:rsid w:val="017C7D91"/>
    <w:rsid w:val="01EAC7E4"/>
    <w:rsid w:val="01FAE94A"/>
    <w:rsid w:val="0223E793"/>
    <w:rsid w:val="022F1876"/>
    <w:rsid w:val="0231993B"/>
    <w:rsid w:val="025D6968"/>
    <w:rsid w:val="026FE0D7"/>
    <w:rsid w:val="02776793"/>
    <w:rsid w:val="029C1D11"/>
    <w:rsid w:val="02A85443"/>
    <w:rsid w:val="02C45BFD"/>
    <w:rsid w:val="02CBD065"/>
    <w:rsid w:val="02F2EFF0"/>
    <w:rsid w:val="033266FC"/>
    <w:rsid w:val="03754564"/>
    <w:rsid w:val="03844113"/>
    <w:rsid w:val="03907C29"/>
    <w:rsid w:val="03BE19BF"/>
    <w:rsid w:val="03C804B9"/>
    <w:rsid w:val="03C996A2"/>
    <w:rsid w:val="0411C99C"/>
    <w:rsid w:val="0427861D"/>
    <w:rsid w:val="0447BD5C"/>
    <w:rsid w:val="044BA22D"/>
    <w:rsid w:val="045B37C1"/>
    <w:rsid w:val="047111EB"/>
    <w:rsid w:val="04BD4096"/>
    <w:rsid w:val="04CC3196"/>
    <w:rsid w:val="04E3B774"/>
    <w:rsid w:val="0508057C"/>
    <w:rsid w:val="05088F79"/>
    <w:rsid w:val="050AE510"/>
    <w:rsid w:val="051954A9"/>
    <w:rsid w:val="055740AB"/>
    <w:rsid w:val="0562353E"/>
    <w:rsid w:val="05650710"/>
    <w:rsid w:val="056E7B75"/>
    <w:rsid w:val="05838FCB"/>
    <w:rsid w:val="059278D6"/>
    <w:rsid w:val="05B1E90A"/>
    <w:rsid w:val="05C46CE5"/>
    <w:rsid w:val="05C84C4B"/>
    <w:rsid w:val="05DA29B1"/>
    <w:rsid w:val="05E0B52F"/>
    <w:rsid w:val="05E4AB27"/>
    <w:rsid w:val="05E8A485"/>
    <w:rsid w:val="05EAEB46"/>
    <w:rsid w:val="05F48DCA"/>
    <w:rsid w:val="05F593E6"/>
    <w:rsid w:val="05FD0F03"/>
    <w:rsid w:val="06284CFB"/>
    <w:rsid w:val="063428CE"/>
    <w:rsid w:val="064F0F59"/>
    <w:rsid w:val="06577132"/>
    <w:rsid w:val="06A2779B"/>
    <w:rsid w:val="06AF3DF4"/>
    <w:rsid w:val="06B0C4B3"/>
    <w:rsid w:val="06DB6280"/>
    <w:rsid w:val="06E0E0CC"/>
    <w:rsid w:val="07661D86"/>
    <w:rsid w:val="077F66B4"/>
    <w:rsid w:val="07907373"/>
    <w:rsid w:val="07A49078"/>
    <w:rsid w:val="07A5F14A"/>
    <w:rsid w:val="07A92EAA"/>
    <w:rsid w:val="07B3F1EF"/>
    <w:rsid w:val="07C04B15"/>
    <w:rsid w:val="07D8595A"/>
    <w:rsid w:val="07EAD0A2"/>
    <w:rsid w:val="084EB500"/>
    <w:rsid w:val="086E48EF"/>
    <w:rsid w:val="08785457"/>
    <w:rsid w:val="08A39D2F"/>
    <w:rsid w:val="08B7176B"/>
    <w:rsid w:val="08BD3FAB"/>
    <w:rsid w:val="08D913EB"/>
    <w:rsid w:val="08E103FD"/>
    <w:rsid w:val="08FFCC73"/>
    <w:rsid w:val="090D5C14"/>
    <w:rsid w:val="0954A206"/>
    <w:rsid w:val="0984FAED"/>
    <w:rsid w:val="098B1F8E"/>
    <w:rsid w:val="099D1C7A"/>
    <w:rsid w:val="09A2FFF9"/>
    <w:rsid w:val="09A978CE"/>
    <w:rsid w:val="09AAE857"/>
    <w:rsid w:val="09CE70C1"/>
    <w:rsid w:val="09E8291A"/>
    <w:rsid w:val="0A16E5C1"/>
    <w:rsid w:val="0A1F41B1"/>
    <w:rsid w:val="0A231601"/>
    <w:rsid w:val="0A2FF009"/>
    <w:rsid w:val="0A354679"/>
    <w:rsid w:val="0A57CE75"/>
    <w:rsid w:val="0A6053EE"/>
    <w:rsid w:val="0A729C9C"/>
    <w:rsid w:val="0A7E6E1D"/>
    <w:rsid w:val="0AD13784"/>
    <w:rsid w:val="0AEFADDD"/>
    <w:rsid w:val="0AFAA49F"/>
    <w:rsid w:val="0B5D8D79"/>
    <w:rsid w:val="0B6E4D87"/>
    <w:rsid w:val="0B920513"/>
    <w:rsid w:val="0B9206F0"/>
    <w:rsid w:val="0B9E66DE"/>
    <w:rsid w:val="0BC6C1C6"/>
    <w:rsid w:val="0BCCFD04"/>
    <w:rsid w:val="0BE6F605"/>
    <w:rsid w:val="0C125CD0"/>
    <w:rsid w:val="0C7C0988"/>
    <w:rsid w:val="0C82BCA4"/>
    <w:rsid w:val="0CAA6B4A"/>
    <w:rsid w:val="0CB5A67C"/>
    <w:rsid w:val="0CFB6FA0"/>
    <w:rsid w:val="0D121E79"/>
    <w:rsid w:val="0D2A9E27"/>
    <w:rsid w:val="0D7543BD"/>
    <w:rsid w:val="0D86F517"/>
    <w:rsid w:val="0DA8552D"/>
    <w:rsid w:val="0DC4229E"/>
    <w:rsid w:val="0DC99614"/>
    <w:rsid w:val="0DD5737F"/>
    <w:rsid w:val="0DF16F41"/>
    <w:rsid w:val="0E1134C9"/>
    <w:rsid w:val="0E12D783"/>
    <w:rsid w:val="0E1AEEE4"/>
    <w:rsid w:val="0E26CDF9"/>
    <w:rsid w:val="0E387FB8"/>
    <w:rsid w:val="0E4204E3"/>
    <w:rsid w:val="0E522A37"/>
    <w:rsid w:val="0E5D0897"/>
    <w:rsid w:val="0E89498E"/>
    <w:rsid w:val="0E8E74D6"/>
    <w:rsid w:val="0EB69902"/>
    <w:rsid w:val="0ECEF771"/>
    <w:rsid w:val="0ED489CC"/>
    <w:rsid w:val="0EDA18FC"/>
    <w:rsid w:val="0EF17418"/>
    <w:rsid w:val="0EF34CB0"/>
    <w:rsid w:val="0F010B07"/>
    <w:rsid w:val="0F02759D"/>
    <w:rsid w:val="0F02B9B0"/>
    <w:rsid w:val="0F16EF4B"/>
    <w:rsid w:val="0F23B6EB"/>
    <w:rsid w:val="0F2B0A2A"/>
    <w:rsid w:val="0F4810BC"/>
    <w:rsid w:val="0F6B65B9"/>
    <w:rsid w:val="0F77A34E"/>
    <w:rsid w:val="0F94726B"/>
    <w:rsid w:val="0FA00AE1"/>
    <w:rsid w:val="0FB2B835"/>
    <w:rsid w:val="0FC3CA8D"/>
    <w:rsid w:val="0FCDB74C"/>
    <w:rsid w:val="0FDA5A15"/>
    <w:rsid w:val="1005AA3D"/>
    <w:rsid w:val="100FF6AA"/>
    <w:rsid w:val="10125F1B"/>
    <w:rsid w:val="101A2A56"/>
    <w:rsid w:val="101CF4DE"/>
    <w:rsid w:val="104274BB"/>
    <w:rsid w:val="1070F98D"/>
    <w:rsid w:val="10875550"/>
    <w:rsid w:val="10D29321"/>
    <w:rsid w:val="10D61BE2"/>
    <w:rsid w:val="10E911E1"/>
    <w:rsid w:val="10EBA01F"/>
    <w:rsid w:val="10EE5E2A"/>
    <w:rsid w:val="1104FF1B"/>
    <w:rsid w:val="1127ACF7"/>
    <w:rsid w:val="114DDEE0"/>
    <w:rsid w:val="115F72EE"/>
    <w:rsid w:val="116BC442"/>
    <w:rsid w:val="11920C9A"/>
    <w:rsid w:val="119FB7D7"/>
    <w:rsid w:val="11BF4526"/>
    <w:rsid w:val="11C5E643"/>
    <w:rsid w:val="11D8F527"/>
    <w:rsid w:val="120B48C8"/>
    <w:rsid w:val="122A95A3"/>
    <w:rsid w:val="1247565D"/>
    <w:rsid w:val="1261789A"/>
    <w:rsid w:val="126EF441"/>
    <w:rsid w:val="1295E80D"/>
    <w:rsid w:val="12A8EAA6"/>
    <w:rsid w:val="12BDF567"/>
    <w:rsid w:val="12E5291B"/>
    <w:rsid w:val="13263811"/>
    <w:rsid w:val="1333E131"/>
    <w:rsid w:val="134B02F8"/>
    <w:rsid w:val="135E78D4"/>
    <w:rsid w:val="138F083D"/>
    <w:rsid w:val="13938CFC"/>
    <w:rsid w:val="139E3CB5"/>
    <w:rsid w:val="13B71889"/>
    <w:rsid w:val="13C27EE4"/>
    <w:rsid w:val="13FF851F"/>
    <w:rsid w:val="14092E4F"/>
    <w:rsid w:val="143ADAD9"/>
    <w:rsid w:val="144D4F45"/>
    <w:rsid w:val="147B9E3B"/>
    <w:rsid w:val="14891B3E"/>
    <w:rsid w:val="14892453"/>
    <w:rsid w:val="149328E6"/>
    <w:rsid w:val="14A67C7C"/>
    <w:rsid w:val="14D3D655"/>
    <w:rsid w:val="151EE8BD"/>
    <w:rsid w:val="1545E9ED"/>
    <w:rsid w:val="155769D6"/>
    <w:rsid w:val="157BEF0A"/>
    <w:rsid w:val="1588B447"/>
    <w:rsid w:val="15948D47"/>
    <w:rsid w:val="15A1127C"/>
    <w:rsid w:val="15A9802A"/>
    <w:rsid w:val="15BC6A16"/>
    <w:rsid w:val="15BDE00E"/>
    <w:rsid w:val="15BFE319"/>
    <w:rsid w:val="15DF87C6"/>
    <w:rsid w:val="15EB22F1"/>
    <w:rsid w:val="15FB4CE6"/>
    <w:rsid w:val="160F5AD7"/>
    <w:rsid w:val="16167A85"/>
    <w:rsid w:val="16262509"/>
    <w:rsid w:val="163AA294"/>
    <w:rsid w:val="1665CB06"/>
    <w:rsid w:val="1687CBC7"/>
    <w:rsid w:val="16B256BA"/>
    <w:rsid w:val="16BD0AB0"/>
    <w:rsid w:val="16D34AAC"/>
    <w:rsid w:val="16D65150"/>
    <w:rsid w:val="172331A7"/>
    <w:rsid w:val="17284349"/>
    <w:rsid w:val="172D7948"/>
    <w:rsid w:val="17337A66"/>
    <w:rsid w:val="17423832"/>
    <w:rsid w:val="176BD4BE"/>
    <w:rsid w:val="1775A4C6"/>
    <w:rsid w:val="178F630D"/>
    <w:rsid w:val="17955D83"/>
    <w:rsid w:val="17B2C873"/>
    <w:rsid w:val="17C15EC1"/>
    <w:rsid w:val="17D0E07A"/>
    <w:rsid w:val="17EF959B"/>
    <w:rsid w:val="17F85D2E"/>
    <w:rsid w:val="17F9D781"/>
    <w:rsid w:val="180156AA"/>
    <w:rsid w:val="1811A44F"/>
    <w:rsid w:val="18293146"/>
    <w:rsid w:val="182D6B7A"/>
    <w:rsid w:val="1840EE9F"/>
    <w:rsid w:val="1841AC33"/>
    <w:rsid w:val="184B87E3"/>
    <w:rsid w:val="186C5E43"/>
    <w:rsid w:val="18757D00"/>
    <w:rsid w:val="187B1F66"/>
    <w:rsid w:val="187D8FCD"/>
    <w:rsid w:val="187DA793"/>
    <w:rsid w:val="18A8A18F"/>
    <w:rsid w:val="18D6FF86"/>
    <w:rsid w:val="18EFE153"/>
    <w:rsid w:val="190DF3BC"/>
    <w:rsid w:val="1920252D"/>
    <w:rsid w:val="192F9DA7"/>
    <w:rsid w:val="193B7FD0"/>
    <w:rsid w:val="19419ECF"/>
    <w:rsid w:val="194B57B9"/>
    <w:rsid w:val="199C83D3"/>
    <w:rsid w:val="19A245C0"/>
    <w:rsid w:val="19CE58E9"/>
    <w:rsid w:val="1A24D8E5"/>
    <w:rsid w:val="1A31792F"/>
    <w:rsid w:val="1A6302D5"/>
    <w:rsid w:val="1A8C628E"/>
    <w:rsid w:val="1AA96F66"/>
    <w:rsid w:val="1ADA00BF"/>
    <w:rsid w:val="1AFA3FB5"/>
    <w:rsid w:val="1AFA4CFF"/>
    <w:rsid w:val="1B04FB30"/>
    <w:rsid w:val="1B2E766D"/>
    <w:rsid w:val="1B34BCF1"/>
    <w:rsid w:val="1B4FA8EA"/>
    <w:rsid w:val="1B5D6380"/>
    <w:rsid w:val="1B5FCC88"/>
    <w:rsid w:val="1B6C4E64"/>
    <w:rsid w:val="1B880865"/>
    <w:rsid w:val="1B89F5BB"/>
    <w:rsid w:val="1B9DB43A"/>
    <w:rsid w:val="1BAE1224"/>
    <w:rsid w:val="1BC2CFE6"/>
    <w:rsid w:val="1BDAE6C9"/>
    <w:rsid w:val="1BDE4B98"/>
    <w:rsid w:val="1BF0732F"/>
    <w:rsid w:val="1C043440"/>
    <w:rsid w:val="1C070D5E"/>
    <w:rsid w:val="1C109553"/>
    <w:rsid w:val="1C11162F"/>
    <w:rsid w:val="1C81AF73"/>
    <w:rsid w:val="1C99501D"/>
    <w:rsid w:val="1CBA72DE"/>
    <w:rsid w:val="1CBE4CE9"/>
    <w:rsid w:val="1CD4ACA7"/>
    <w:rsid w:val="1D0A9DC2"/>
    <w:rsid w:val="1D27479E"/>
    <w:rsid w:val="1D499DB6"/>
    <w:rsid w:val="1D71B718"/>
    <w:rsid w:val="1D798EE9"/>
    <w:rsid w:val="1D894D71"/>
    <w:rsid w:val="1DB74152"/>
    <w:rsid w:val="1DDE7530"/>
    <w:rsid w:val="1E23483A"/>
    <w:rsid w:val="1E7A90BD"/>
    <w:rsid w:val="1EB4CEC0"/>
    <w:rsid w:val="1EFEB52D"/>
    <w:rsid w:val="1EFF4ED9"/>
    <w:rsid w:val="1F002407"/>
    <w:rsid w:val="1F01F91B"/>
    <w:rsid w:val="1F126EB8"/>
    <w:rsid w:val="1F23BF41"/>
    <w:rsid w:val="1F2B60FA"/>
    <w:rsid w:val="1F4F5677"/>
    <w:rsid w:val="1F569D76"/>
    <w:rsid w:val="1F657A39"/>
    <w:rsid w:val="1F6D8A11"/>
    <w:rsid w:val="1F7097AE"/>
    <w:rsid w:val="1F83AEB5"/>
    <w:rsid w:val="1F88DE97"/>
    <w:rsid w:val="1FA7849D"/>
    <w:rsid w:val="1FB94C6E"/>
    <w:rsid w:val="1FE74106"/>
    <w:rsid w:val="1FFEE4C4"/>
    <w:rsid w:val="20142469"/>
    <w:rsid w:val="2018443A"/>
    <w:rsid w:val="204C8AB9"/>
    <w:rsid w:val="205E35CE"/>
    <w:rsid w:val="20811CEF"/>
    <w:rsid w:val="209B3858"/>
    <w:rsid w:val="209DB140"/>
    <w:rsid w:val="209E411F"/>
    <w:rsid w:val="20E64DA6"/>
    <w:rsid w:val="210459D4"/>
    <w:rsid w:val="2143E969"/>
    <w:rsid w:val="2149750F"/>
    <w:rsid w:val="21640ADE"/>
    <w:rsid w:val="21769BD0"/>
    <w:rsid w:val="21ABCC31"/>
    <w:rsid w:val="21B79CA1"/>
    <w:rsid w:val="21CCFF5D"/>
    <w:rsid w:val="21CDB9EE"/>
    <w:rsid w:val="21D1123C"/>
    <w:rsid w:val="21E9F62F"/>
    <w:rsid w:val="21FB6CD8"/>
    <w:rsid w:val="22110FC1"/>
    <w:rsid w:val="222B803C"/>
    <w:rsid w:val="222E583D"/>
    <w:rsid w:val="229FF33E"/>
    <w:rsid w:val="22A90B3A"/>
    <w:rsid w:val="22C3C681"/>
    <w:rsid w:val="231EAC26"/>
    <w:rsid w:val="233AB910"/>
    <w:rsid w:val="235D3C21"/>
    <w:rsid w:val="235D94CA"/>
    <w:rsid w:val="2369922B"/>
    <w:rsid w:val="236C089A"/>
    <w:rsid w:val="236EF5F0"/>
    <w:rsid w:val="237B0AAF"/>
    <w:rsid w:val="2384D3DC"/>
    <w:rsid w:val="23862549"/>
    <w:rsid w:val="23979DDA"/>
    <w:rsid w:val="23B9EB8B"/>
    <w:rsid w:val="23EDEC55"/>
    <w:rsid w:val="24068837"/>
    <w:rsid w:val="240AA0CD"/>
    <w:rsid w:val="2429512B"/>
    <w:rsid w:val="242AF938"/>
    <w:rsid w:val="242EB44C"/>
    <w:rsid w:val="24588A70"/>
    <w:rsid w:val="2464E84A"/>
    <w:rsid w:val="24904948"/>
    <w:rsid w:val="24AEB63D"/>
    <w:rsid w:val="24C82703"/>
    <w:rsid w:val="24CE7AB5"/>
    <w:rsid w:val="24F01966"/>
    <w:rsid w:val="25173575"/>
    <w:rsid w:val="252C060E"/>
    <w:rsid w:val="25338B1F"/>
    <w:rsid w:val="2558707F"/>
    <w:rsid w:val="255E088E"/>
    <w:rsid w:val="2560BA38"/>
    <w:rsid w:val="256B9F08"/>
    <w:rsid w:val="257C85CA"/>
    <w:rsid w:val="25836E13"/>
    <w:rsid w:val="2599D41E"/>
    <w:rsid w:val="259E5224"/>
    <w:rsid w:val="25A93E32"/>
    <w:rsid w:val="25C47EA6"/>
    <w:rsid w:val="25CB9B70"/>
    <w:rsid w:val="25D8854F"/>
    <w:rsid w:val="25F782AA"/>
    <w:rsid w:val="2609C364"/>
    <w:rsid w:val="260BFFA0"/>
    <w:rsid w:val="261B9F73"/>
    <w:rsid w:val="262EADC5"/>
    <w:rsid w:val="26442F95"/>
    <w:rsid w:val="2691A4B9"/>
    <w:rsid w:val="269883CE"/>
    <w:rsid w:val="269AC5C6"/>
    <w:rsid w:val="26AB31D8"/>
    <w:rsid w:val="26C5DEB0"/>
    <w:rsid w:val="275CA02D"/>
    <w:rsid w:val="27DC27E3"/>
    <w:rsid w:val="27EA2BE3"/>
    <w:rsid w:val="27EBEA55"/>
    <w:rsid w:val="27F0C813"/>
    <w:rsid w:val="27F7FC87"/>
    <w:rsid w:val="2800E933"/>
    <w:rsid w:val="2809A0EE"/>
    <w:rsid w:val="2809AB45"/>
    <w:rsid w:val="283B8DF6"/>
    <w:rsid w:val="283F25FD"/>
    <w:rsid w:val="284A9905"/>
    <w:rsid w:val="286EFF0A"/>
    <w:rsid w:val="287AA39E"/>
    <w:rsid w:val="2893A488"/>
    <w:rsid w:val="289ACCBE"/>
    <w:rsid w:val="28A0917E"/>
    <w:rsid w:val="28E5F8A9"/>
    <w:rsid w:val="29038878"/>
    <w:rsid w:val="2903A850"/>
    <w:rsid w:val="29169E29"/>
    <w:rsid w:val="29232748"/>
    <w:rsid w:val="29463290"/>
    <w:rsid w:val="29489FC4"/>
    <w:rsid w:val="2951BD39"/>
    <w:rsid w:val="295783FE"/>
    <w:rsid w:val="295F0FB1"/>
    <w:rsid w:val="29608AFC"/>
    <w:rsid w:val="2965FC46"/>
    <w:rsid w:val="298CBB2A"/>
    <w:rsid w:val="298F778F"/>
    <w:rsid w:val="29ACA9AC"/>
    <w:rsid w:val="29BB6E62"/>
    <w:rsid w:val="29D7EC9B"/>
    <w:rsid w:val="29F7D941"/>
    <w:rsid w:val="2A249BB6"/>
    <w:rsid w:val="2A3A67E8"/>
    <w:rsid w:val="2A408BA8"/>
    <w:rsid w:val="2A539184"/>
    <w:rsid w:val="2A9B5DE9"/>
    <w:rsid w:val="2AA3F42C"/>
    <w:rsid w:val="2AAD9E51"/>
    <w:rsid w:val="2AB32C94"/>
    <w:rsid w:val="2AD84569"/>
    <w:rsid w:val="2AE72CB3"/>
    <w:rsid w:val="2AF60782"/>
    <w:rsid w:val="2AFC5E7F"/>
    <w:rsid w:val="2B00DCEB"/>
    <w:rsid w:val="2B1CF03E"/>
    <w:rsid w:val="2B1E842D"/>
    <w:rsid w:val="2B30A6F8"/>
    <w:rsid w:val="2B720543"/>
    <w:rsid w:val="2B749EAC"/>
    <w:rsid w:val="2B84C7E7"/>
    <w:rsid w:val="2B8BA57E"/>
    <w:rsid w:val="2B9BD5C6"/>
    <w:rsid w:val="2BA398C3"/>
    <w:rsid w:val="2BA7876B"/>
    <w:rsid w:val="2BF4F932"/>
    <w:rsid w:val="2C03FEC9"/>
    <w:rsid w:val="2C29975A"/>
    <w:rsid w:val="2C4F577D"/>
    <w:rsid w:val="2C62BA46"/>
    <w:rsid w:val="2C7C721C"/>
    <w:rsid w:val="2CA065E2"/>
    <w:rsid w:val="2CDE601E"/>
    <w:rsid w:val="2CE69C12"/>
    <w:rsid w:val="2D2BB59E"/>
    <w:rsid w:val="2D3D8538"/>
    <w:rsid w:val="2D622BEA"/>
    <w:rsid w:val="2D6FD3A3"/>
    <w:rsid w:val="2D7C5207"/>
    <w:rsid w:val="2D8C03F5"/>
    <w:rsid w:val="2D92060B"/>
    <w:rsid w:val="2D9878BE"/>
    <w:rsid w:val="2DFA3BD9"/>
    <w:rsid w:val="2DFBBA3E"/>
    <w:rsid w:val="2E1672C2"/>
    <w:rsid w:val="2E369107"/>
    <w:rsid w:val="2E3ACC76"/>
    <w:rsid w:val="2E3DBC0D"/>
    <w:rsid w:val="2E54446F"/>
    <w:rsid w:val="2E7644B9"/>
    <w:rsid w:val="2EAD8CA0"/>
    <w:rsid w:val="2EC1617B"/>
    <w:rsid w:val="2EDC5831"/>
    <w:rsid w:val="2EDF1CE6"/>
    <w:rsid w:val="2EE0C23A"/>
    <w:rsid w:val="2F0C30D3"/>
    <w:rsid w:val="2F0FEBE9"/>
    <w:rsid w:val="2F1315A2"/>
    <w:rsid w:val="2F139E69"/>
    <w:rsid w:val="2F1423DC"/>
    <w:rsid w:val="2F5491D1"/>
    <w:rsid w:val="2F5B5E77"/>
    <w:rsid w:val="2F678E09"/>
    <w:rsid w:val="2F71F706"/>
    <w:rsid w:val="2F878BBF"/>
    <w:rsid w:val="2F98F49E"/>
    <w:rsid w:val="2FB7C72D"/>
    <w:rsid w:val="2FB8FE3D"/>
    <w:rsid w:val="2FCE0675"/>
    <w:rsid w:val="302038B9"/>
    <w:rsid w:val="302C8F8C"/>
    <w:rsid w:val="3061883B"/>
    <w:rsid w:val="30890EF2"/>
    <w:rsid w:val="308B2285"/>
    <w:rsid w:val="30AB2BB9"/>
    <w:rsid w:val="30BD4472"/>
    <w:rsid w:val="31166F5A"/>
    <w:rsid w:val="312B0A9D"/>
    <w:rsid w:val="3147BD2F"/>
    <w:rsid w:val="314D2077"/>
    <w:rsid w:val="31506D29"/>
    <w:rsid w:val="315F7294"/>
    <w:rsid w:val="3162B597"/>
    <w:rsid w:val="3188B33B"/>
    <w:rsid w:val="3198305B"/>
    <w:rsid w:val="319DCB88"/>
    <w:rsid w:val="31A0C2E3"/>
    <w:rsid w:val="31DEEE93"/>
    <w:rsid w:val="3247FD2D"/>
    <w:rsid w:val="32B5C983"/>
    <w:rsid w:val="32D1C59F"/>
    <w:rsid w:val="32EBA98C"/>
    <w:rsid w:val="3335C5CD"/>
    <w:rsid w:val="334AD3C3"/>
    <w:rsid w:val="3351B016"/>
    <w:rsid w:val="337CE406"/>
    <w:rsid w:val="3394BEDD"/>
    <w:rsid w:val="33AE6740"/>
    <w:rsid w:val="33B403CC"/>
    <w:rsid w:val="33CBA959"/>
    <w:rsid w:val="33EF2FA8"/>
    <w:rsid w:val="33FD397D"/>
    <w:rsid w:val="3409FF26"/>
    <w:rsid w:val="341CBF10"/>
    <w:rsid w:val="341F96C5"/>
    <w:rsid w:val="345CD963"/>
    <w:rsid w:val="347BAC90"/>
    <w:rsid w:val="348372AD"/>
    <w:rsid w:val="34864FF3"/>
    <w:rsid w:val="34A2F0E5"/>
    <w:rsid w:val="34B30074"/>
    <w:rsid w:val="34BBE9A8"/>
    <w:rsid w:val="34E83E1B"/>
    <w:rsid w:val="35070BD6"/>
    <w:rsid w:val="351E02A6"/>
    <w:rsid w:val="353BBB26"/>
    <w:rsid w:val="35611544"/>
    <w:rsid w:val="356B0AC3"/>
    <w:rsid w:val="3570B15A"/>
    <w:rsid w:val="3571B5C9"/>
    <w:rsid w:val="3579E778"/>
    <w:rsid w:val="3592880A"/>
    <w:rsid w:val="35978A69"/>
    <w:rsid w:val="35B14B38"/>
    <w:rsid w:val="35B9C8F4"/>
    <w:rsid w:val="35E82727"/>
    <w:rsid w:val="35ECF089"/>
    <w:rsid w:val="35F398A6"/>
    <w:rsid w:val="35F7E7E4"/>
    <w:rsid w:val="35FAB53C"/>
    <w:rsid w:val="36379DCB"/>
    <w:rsid w:val="36454379"/>
    <w:rsid w:val="364CC111"/>
    <w:rsid w:val="365EE043"/>
    <w:rsid w:val="366FE330"/>
    <w:rsid w:val="36762919"/>
    <w:rsid w:val="36774A17"/>
    <w:rsid w:val="36AC05A6"/>
    <w:rsid w:val="36C7FAAB"/>
    <w:rsid w:val="36D1F891"/>
    <w:rsid w:val="36E64253"/>
    <w:rsid w:val="36E864E2"/>
    <w:rsid w:val="36ED35AA"/>
    <w:rsid w:val="36FA19DA"/>
    <w:rsid w:val="3726CE64"/>
    <w:rsid w:val="372A9302"/>
    <w:rsid w:val="3732E116"/>
    <w:rsid w:val="375A7A9E"/>
    <w:rsid w:val="3781794B"/>
    <w:rsid w:val="37AFCB1F"/>
    <w:rsid w:val="38056DBC"/>
    <w:rsid w:val="382A0C14"/>
    <w:rsid w:val="382E7B7C"/>
    <w:rsid w:val="385A4A0C"/>
    <w:rsid w:val="38801112"/>
    <w:rsid w:val="3893C567"/>
    <w:rsid w:val="38BE1135"/>
    <w:rsid w:val="38F9FBFE"/>
    <w:rsid w:val="3913A5C8"/>
    <w:rsid w:val="39195603"/>
    <w:rsid w:val="39196D90"/>
    <w:rsid w:val="391DEA46"/>
    <w:rsid w:val="3934F0C0"/>
    <w:rsid w:val="3943FCC2"/>
    <w:rsid w:val="3959C24A"/>
    <w:rsid w:val="399C5029"/>
    <w:rsid w:val="39A10A83"/>
    <w:rsid w:val="39AEB80D"/>
    <w:rsid w:val="39BDCC1A"/>
    <w:rsid w:val="39C35F07"/>
    <w:rsid w:val="39D848B0"/>
    <w:rsid w:val="39DE1FEA"/>
    <w:rsid w:val="39ED92CB"/>
    <w:rsid w:val="39F44C04"/>
    <w:rsid w:val="3A14D386"/>
    <w:rsid w:val="3A73D396"/>
    <w:rsid w:val="3A77DA13"/>
    <w:rsid w:val="3A7DBC53"/>
    <w:rsid w:val="3A7F1D5F"/>
    <w:rsid w:val="3A94C40D"/>
    <w:rsid w:val="3A9CC459"/>
    <w:rsid w:val="3AA54BFF"/>
    <w:rsid w:val="3AAA40B4"/>
    <w:rsid w:val="3AAD491E"/>
    <w:rsid w:val="3AD96107"/>
    <w:rsid w:val="3AFACEBA"/>
    <w:rsid w:val="3B129370"/>
    <w:rsid w:val="3B228B10"/>
    <w:rsid w:val="3B4DAF11"/>
    <w:rsid w:val="3BACB1CD"/>
    <w:rsid w:val="3BE9074C"/>
    <w:rsid w:val="3C0E1CD5"/>
    <w:rsid w:val="3C2578D0"/>
    <w:rsid w:val="3C343F6D"/>
    <w:rsid w:val="3C3DC25C"/>
    <w:rsid w:val="3C4E7E1A"/>
    <w:rsid w:val="3C532A33"/>
    <w:rsid w:val="3C99BA81"/>
    <w:rsid w:val="3C9A4C16"/>
    <w:rsid w:val="3CD0A8DF"/>
    <w:rsid w:val="3CD76B3D"/>
    <w:rsid w:val="3CE2C00A"/>
    <w:rsid w:val="3CF7B656"/>
    <w:rsid w:val="3D00645C"/>
    <w:rsid w:val="3D068EDE"/>
    <w:rsid w:val="3D372493"/>
    <w:rsid w:val="3D435B77"/>
    <w:rsid w:val="3D5F89AF"/>
    <w:rsid w:val="3D7503FD"/>
    <w:rsid w:val="3D8FF48E"/>
    <w:rsid w:val="3DAFF125"/>
    <w:rsid w:val="3DB8B987"/>
    <w:rsid w:val="3DC87041"/>
    <w:rsid w:val="3DD01361"/>
    <w:rsid w:val="3E21BC97"/>
    <w:rsid w:val="3E31F8F6"/>
    <w:rsid w:val="3E63B846"/>
    <w:rsid w:val="3E75447E"/>
    <w:rsid w:val="3E910946"/>
    <w:rsid w:val="3E915B00"/>
    <w:rsid w:val="3E977D31"/>
    <w:rsid w:val="3E9A2A16"/>
    <w:rsid w:val="3EDE2B14"/>
    <w:rsid w:val="3EF55D17"/>
    <w:rsid w:val="3F153972"/>
    <w:rsid w:val="3F16DF29"/>
    <w:rsid w:val="3F2D293C"/>
    <w:rsid w:val="3F35BA01"/>
    <w:rsid w:val="3F926B9F"/>
    <w:rsid w:val="3FA9ACF9"/>
    <w:rsid w:val="3FCE2732"/>
    <w:rsid w:val="3FD59F1B"/>
    <w:rsid w:val="3FF37C62"/>
    <w:rsid w:val="403D1E3C"/>
    <w:rsid w:val="4071E99C"/>
    <w:rsid w:val="408C385A"/>
    <w:rsid w:val="40CAA4BA"/>
    <w:rsid w:val="40D6DE6B"/>
    <w:rsid w:val="40F7A62A"/>
    <w:rsid w:val="4136D320"/>
    <w:rsid w:val="41594E83"/>
    <w:rsid w:val="4161AA12"/>
    <w:rsid w:val="4166C46A"/>
    <w:rsid w:val="417F62D4"/>
    <w:rsid w:val="41892856"/>
    <w:rsid w:val="41A1DAD4"/>
    <w:rsid w:val="41AD2D2C"/>
    <w:rsid w:val="41B1EEEE"/>
    <w:rsid w:val="41B930C6"/>
    <w:rsid w:val="41C11E9C"/>
    <w:rsid w:val="41C989AE"/>
    <w:rsid w:val="41EA63E7"/>
    <w:rsid w:val="41EB49DE"/>
    <w:rsid w:val="41F5484E"/>
    <w:rsid w:val="42026C46"/>
    <w:rsid w:val="420CD7CB"/>
    <w:rsid w:val="42164298"/>
    <w:rsid w:val="4227B18C"/>
    <w:rsid w:val="422F0C68"/>
    <w:rsid w:val="4251B6C0"/>
    <w:rsid w:val="4262AC5D"/>
    <w:rsid w:val="426DBCF4"/>
    <w:rsid w:val="427F960F"/>
    <w:rsid w:val="42803515"/>
    <w:rsid w:val="42872B51"/>
    <w:rsid w:val="429EF6D4"/>
    <w:rsid w:val="42B435BB"/>
    <w:rsid w:val="42F84578"/>
    <w:rsid w:val="4316AF61"/>
    <w:rsid w:val="4319668F"/>
    <w:rsid w:val="433000FE"/>
    <w:rsid w:val="4347D54D"/>
    <w:rsid w:val="43568A68"/>
    <w:rsid w:val="4380EE70"/>
    <w:rsid w:val="4388B45B"/>
    <w:rsid w:val="43A0B2D6"/>
    <w:rsid w:val="43A58095"/>
    <w:rsid w:val="43B0C1B7"/>
    <w:rsid w:val="43B8F0E1"/>
    <w:rsid w:val="43C61CFD"/>
    <w:rsid w:val="43DADC5E"/>
    <w:rsid w:val="43F7960A"/>
    <w:rsid w:val="43F7EBB4"/>
    <w:rsid w:val="440C27B2"/>
    <w:rsid w:val="441A4FEF"/>
    <w:rsid w:val="44229026"/>
    <w:rsid w:val="4445B717"/>
    <w:rsid w:val="4452542E"/>
    <w:rsid w:val="44796F4E"/>
    <w:rsid w:val="447E24F6"/>
    <w:rsid w:val="4483600B"/>
    <w:rsid w:val="44843F67"/>
    <w:rsid w:val="448655AA"/>
    <w:rsid w:val="448D3470"/>
    <w:rsid w:val="44BC4D3D"/>
    <w:rsid w:val="44D1DB1E"/>
    <w:rsid w:val="45147953"/>
    <w:rsid w:val="45328ADA"/>
    <w:rsid w:val="453E6BF7"/>
    <w:rsid w:val="45A0D8ED"/>
    <w:rsid w:val="45A5D4C4"/>
    <w:rsid w:val="45A5D7B8"/>
    <w:rsid w:val="45A906EE"/>
    <w:rsid w:val="45C64073"/>
    <w:rsid w:val="45CE5F8A"/>
    <w:rsid w:val="45ED1053"/>
    <w:rsid w:val="45F890FB"/>
    <w:rsid w:val="462CC401"/>
    <w:rsid w:val="464C555A"/>
    <w:rsid w:val="465549A0"/>
    <w:rsid w:val="469090B6"/>
    <w:rsid w:val="46A66F95"/>
    <w:rsid w:val="46AAD4D4"/>
    <w:rsid w:val="46BF4CD2"/>
    <w:rsid w:val="46C46BC6"/>
    <w:rsid w:val="46E1DC19"/>
    <w:rsid w:val="46F1ECA9"/>
    <w:rsid w:val="46F3E67E"/>
    <w:rsid w:val="4705CEB8"/>
    <w:rsid w:val="4713D45C"/>
    <w:rsid w:val="4720E098"/>
    <w:rsid w:val="47236107"/>
    <w:rsid w:val="47317491"/>
    <w:rsid w:val="47541FA2"/>
    <w:rsid w:val="475D41CD"/>
    <w:rsid w:val="476112FD"/>
    <w:rsid w:val="476F385F"/>
    <w:rsid w:val="4772D476"/>
    <w:rsid w:val="4787E171"/>
    <w:rsid w:val="478DB913"/>
    <w:rsid w:val="479555FC"/>
    <w:rsid w:val="47B20EA5"/>
    <w:rsid w:val="47DECE86"/>
    <w:rsid w:val="47E01DD8"/>
    <w:rsid w:val="47FCAA2A"/>
    <w:rsid w:val="4817D550"/>
    <w:rsid w:val="481F8BFB"/>
    <w:rsid w:val="483BE188"/>
    <w:rsid w:val="485B2176"/>
    <w:rsid w:val="485C42B4"/>
    <w:rsid w:val="4880F996"/>
    <w:rsid w:val="4892DC94"/>
    <w:rsid w:val="48AAE043"/>
    <w:rsid w:val="48DB1DB1"/>
    <w:rsid w:val="48E1B2FC"/>
    <w:rsid w:val="48F8091E"/>
    <w:rsid w:val="49161618"/>
    <w:rsid w:val="4940E5B8"/>
    <w:rsid w:val="494E3DFE"/>
    <w:rsid w:val="49B71029"/>
    <w:rsid w:val="49B7FC0F"/>
    <w:rsid w:val="49BFD225"/>
    <w:rsid w:val="49E95BA0"/>
    <w:rsid w:val="4A11F779"/>
    <w:rsid w:val="4A285A71"/>
    <w:rsid w:val="4A2D526D"/>
    <w:rsid w:val="4A4B1651"/>
    <w:rsid w:val="4A66FFB2"/>
    <w:rsid w:val="4A92681E"/>
    <w:rsid w:val="4A97BD63"/>
    <w:rsid w:val="4AA43568"/>
    <w:rsid w:val="4ABE52F2"/>
    <w:rsid w:val="4AC3906F"/>
    <w:rsid w:val="4AE4AFE6"/>
    <w:rsid w:val="4AEE7D3A"/>
    <w:rsid w:val="4AFD355B"/>
    <w:rsid w:val="4B0F4EAE"/>
    <w:rsid w:val="4B13B648"/>
    <w:rsid w:val="4B1ADADB"/>
    <w:rsid w:val="4B322706"/>
    <w:rsid w:val="4B46E2BC"/>
    <w:rsid w:val="4B540440"/>
    <w:rsid w:val="4B54A28F"/>
    <w:rsid w:val="4B6EF09E"/>
    <w:rsid w:val="4B8E0FC2"/>
    <w:rsid w:val="4B92B9FC"/>
    <w:rsid w:val="4B93EC06"/>
    <w:rsid w:val="4BA4E8BC"/>
    <w:rsid w:val="4BA9B8FA"/>
    <w:rsid w:val="4BAB36F2"/>
    <w:rsid w:val="4BF0D158"/>
    <w:rsid w:val="4BF41C34"/>
    <w:rsid w:val="4C11D98D"/>
    <w:rsid w:val="4C23F71E"/>
    <w:rsid w:val="4C3E844E"/>
    <w:rsid w:val="4C6792F3"/>
    <w:rsid w:val="4C988450"/>
    <w:rsid w:val="4CA664E3"/>
    <w:rsid w:val="4CC00EF8"/>
    <w:rsid w:val="4CCBC62A"/>
    <w:rsid w:val="4CF328C4"/>
    <w:rsid w:val="4D1A4501"/>
    <w:rsid w:val="4D1E48BE"/>
    <w:rsid w:val="4D381430"/>
    <w:rsid w:val="4D4D2BB2"/>
    <w:rsid w:val="4D5F184D"/>
    <w:rsid w:val="4DC181E5"/>
    <w:rsid w:val="4DC846AF"/>
    <w:rsid w:val="4DD4ABC8"/>
    <w:rsid w:val="4DD953D6"/>
    <w:rsid w:val="4DFF5789"/>
    <w:rsid w:val="4E064584"/>
    <w:rsid w:val="4E15EB54"/>
    <w:rsid w:val="4E190BAB"/>
    <w:rsid w:val="4E1E480E"/>
    <w:rsid w:val="4E23B176"/>
    <w:rsid w:val="4E2ECA9A"/>
    <w:rsid w:val="4E579E79"/>
    <w:rsid w:val="4E61B5CD"/>
    <w:rsid w:val="4E625BE4"/>
    <w:rsid w:val="4E629520"/>
    <w:rsid w:val="4E6A848C"/>
    <w:rsid w:val="4E747342"/>
    <w:rsid w:val="4E991C53"/>
    <w:rsid w:val="4E9A792D"/>
    <w:rsid w:val="4F1851C3"/>
    <w:rsid w:val="4F360FE3"/>
    <w:rsid w:val="4F3ED075"/>
    <w:rsid w:val="4F4C69D0"/>
    <w:rsid w:val="4F5E8CE5"/>
    <w:rsid w:val="4F6A8315"/>
    <w:rsid w:val="4F6D5234"/>
    <w:rsid w:val="4F81E55F"/>
    <w:rsid w:val="4F8E02A0"/>
    <w:rsid w:val="4F9602AA"/>
    <w:rsid w:val="4F96AAEA"/>
    <w:rsid w:val="4FA11181"/>
    <w:rsid w:val="4FAACE45"/>
    <w:rsid w:val="4FAB9DE4"/>
    <w:rsid w:val="4FAE3BA1"/>
    <w:rsid w:val="4FC33559"/>
    <w:rsid w:val="4FC6B83F"/>
    <w:rsid w:val="50131E8C"/>
    <w:rsid w:val="501691D2"/>
    <w:rsid w:val="502BDE7F"/>
    <w:rsid w:val="502CE35F"/>
    <w:rsid w:val="50428783"/>
    <w:rsid w:val="50444581"/>
    <w:rsid w:val="50A2DB29"/>
    <w:rsid w:val="50B14705"/>
    <w:rsid w:val="50B6D3D4"/>
    <w:rsid w:val="50BC6E63"/>
    <w:rsid w:val="50DD4355"/>
    <w:rsid w:val="50E96127"/>
    <w:rsid w:val="5113EA37"/>
    <w:rsid w:val="512272B6"/>
    <w:rsid w:val="51252705"/>
    <w:rsid w:val="513A6664"/>
    <w:rsid w:val="513B3E6A"/>
    <w:rsid w:val="5142C343"/>
    <w:rsid w:val="5183CA52"/>
    <w:rsid w:val="51855E7D"/>
    <w:rsid w:val="51A49B86"/>
    <w:rsid w:val="51A9538F"/>
    <w:rsid w:val="51EAAE20"/>
    <w:rsid w:val="51F0008F"/>
    <w:rsid w:val="5200D871"/>
    <w:rsid w:val="5230A502"/>
    <w:rsid w:val="5246D7DC"/>
    <w:rsid w:val="528FF8E5"/>
    <w:rsid w:val="52969721"/>
    <w:rsid w:val="52B41EFF"/>
    <w:rsid w:val="52DA7742"/>
    <w:rsid w:val="52FBD916"/>
    <w:rsid w:val="5306738F"/>
    <w:rsid w:val="53178FB8"/>
    <w:rsid w:val="531AE290"/>
    <w:rsid w:val="53352620"/>
    <w:rsid w:val="535F7F3C"/>
    <w:rsid w:val="53612C64"/>
    <w:rsid w:val="5368E49E"/>
    <w:rsid w:val="536C1CFF"/>
    <w:rsid w:val="536C3430"/>
    <w:rsid w:val="536E6977"/>
    <w:rsid w:val="5397D332"/>
    <w:rsid w:val="539959BB"/>
    <w:rsid w:val="53BC469C"/>
    <w:rsid w:val="53C80314"/>
    <w:rsid w:val="53CF1261"/>
    <w:rsid w:val="53D0D049"/>
    <w:rsid w:val="5407857A"/>
    <w:rsid w:val="5453EA53"/>
    <w:rsid w:val="545B902F"/>
    <w:rsid w:val="54A46817"/>
    <w:rsid w:val="54B232B1"/>
    <w:rsid w:val="54B464B7"/>
    <w:rsid w:val="54FCE3C5"/>
    <w:rsid w:val="552F51E4"/>
    <w:rsid w:val="553344DE"/>
    <w:rsid w:val="554647A0"/>
    <w:rsid w:val="554B621C"/>
    <w:rsid w:val="5552F7A8"/>
    <w:rsid w:val="559AFF32"/>
    <w:rsid w:val="55CE3E98"/>
    <w:rsid w:val="55CF6D67"/>
    <w:rsid w:val="55D5CB16"/>
    <w:rsid w:val="55E43753"/>
    <w:rsid w:val="565F436B"/>
    <w:rsid w:val="566F7714"/>
    <w:rsid w:val="56787F85"/>
    <w:rsid w:val="568A40CD"/>
    <w:rsid w:val="568BFC64"/>
    <w:rsid w:val="56BFB90B"/>
    <w:rsid w:val="56C896CB"/>
    <w:rsid w:val="56E5031B"/>
    <w:rsid w:val="56FE07CE"/>
    <w:rsid w:val="571E8B07"/>
    <w:rsid w:val="5722F23D"/>
    <w:rsid w:val="57275F71"/>
    <w:rsid w:val="5748053B"/>
    <w:rsid w:val="575F106E"/>
    <w:rsid w:val="57691CEA"/>
    <w:rsid w:val="577B3A2A"/>
    <w:rsid w:val="579F9A9D"/>
    <w:rsid w:val="57B03CA4"/>
    <w:rsid w:val="57E2398E"/>
    <w:rsid w:val="5801384D"/>
    <w:rsid w:val="5823EDF4"/>
    <w:rsid w:val="5840F7C8"/>
    <w:rsid w:val="58506E2F"/>
    <w:rsid w:val="58552DF0"/>
    <w:rsid w:val="5860B695"/>
    <w:rsid w:val="589574B9"/>
    <w:rsid w:val="58A04A9D"/>
    <w:rsid w:val="58A5E193"/>
    <w:rsid w:val="58A69419"/>
    <w:rsid w:val="58AA7FCE"/>
    <w:rsid w:val="58ACBA18"/>
    <w:rsid w:val="58C2658A"/>
    <w:rsid w:val="58CAFB80"/>
    <w:rsid w:val="58EAE2C8"/>
    <w:rsid w:val="590BE621"/>
    <w:rsid w:val="5917E7D6"/>
    <w:rsid w:val="593CB823"/>
    <w:rsid w:val="5962A902"/>
    <w:rsid w:val="596541AD"/>
    <w:rsid w:val="5967D40B"/>
    <w:rsid w:val="59979C4C"/>
    <w:rsid w:val="59BA7CF2"/>
    <w:rsid w:val="59C17C10"/>
    <w:rsid w:val="5A14093C"/>
    <w:rsid w:val="5A7AFC1F"/>
    <w:rsid w:val="5A8E1838"/>
    <w:rsid w:val="5A9B41CC"/>
    <w:rsid w:val="5AC3FF77"/>
    <w:rsid w:val="5ACE43E4"/>
    <w:rsid w:val="5AFD6ED9"/>
    <w:rsid w:val="5B2E3A68"/>
    <w:rsid w:val="5B59FA95"/>
    <w:rsid w:val="5B7DD8E2"/>
    <w:rsid w:val="5B82145F"/>
    <w:rsid w:val="5B96A07A"/>
    <w:rsid w:val="5B99411A"/>
    <w:rsid w:val="5BA910EF"/>
    <w:rsid w:val="5BF60697"/>
    <w:rsid w:val="5C10ECAB"/>
    <w:rsid w:val="5C1816D0"/>
    <w:rsid w:val="5C1FBB53"/>
    <w:rsid w:val="5C218D34"/>
    <w:rsid w:val="5C21F124"/>
    <w:rsid w:val="5C3C2D86"/>
    <w:rsid w:val="5C421BDD"/>
    <w:rsid w:val="5C5A36BB"/>
    <w:rsid w:val="5C60C79A"/>
    <w:rsid w:val="5C77C73E"/>
    <w:rsid w:val="5C7AE9B4"/>
    <w:rsid w:val="5C7B046A"/>
    <w:rsid w:val="5C7D8EA1"/>
    <w:rsid w:val="5CB3A148"/>
    <w:rsid w:val="5CB955FC"/>
    <w:rsid w:val="5CD8709D"/>
    <w:rsid w:val="5D1919E5"/>
    <w:rsid w:val="5D296776"/>
    <w:rsid w:val="5D2BD683"/>
    <w:rsid w:val="5D2DD02E"/>
    <w:rsid w:val="5D304C0E"/>
    <w:rsid w:val="5D34B6E5"/>
    <w:rsid w:val="5D43DD89"/>
    <w:rsid w:val="5D63D850"/>
    <w:rsid w:val="5D84386A"/>
    <w:rsid w:val="5D8E9F28"/>
    <w:rsid w:val="5D92D42F"/>
    <w:rsid w:val="5D96E554"/>
    <w:rsid w:val="5D985371"/>
    <w:rsid w:val="5DA00E0B"/>
    <w:rsid w:val="5DA3AFB0"/>
    <w:rsid w:val="5DE2968D"/>
    <w:rsid w:val="5DEBDF18"/>
    <w:rsid w:val="5E3450D1"/>
    <w:rsid w:val="5E606A10"/>
    <w:rsid w:val="5E68D346"/>
    <w:rsid w:val="5E6D9BB0"/>
    <w:rsid w:val="5E79A1FB"/>
    <w:rsid w:val="5EA1A1F7"/>
    <w:rsid w:val="5EC169CD"/>
    <w:rsid w:val="5ECA5212"/>
    <w:rsid w:val="5EE88262"/>
    <w:rsid w:val="5EF17F42"/>
    <w:rsid w:val="5F123BB9"/>
    <w:rsid w:val="5F13AA0A"/>
    <w:rsid w:val="5F14BC3B"/>
    <w:rsid w:val="5F1D7F89"/>
    <w:rsid w:val="5F1F2F46"/>
    <w:rsid w:val="5F2D319D"/>
    <w:rsid w:val="5F54E8DB"/>
    <w:rsid w:val="5F9D512E"/>
    <w:rsid w:val="5FEC5BA3"/>
    <w:rsid w:val="5FF1A1EA"/>
    <w:rsid w:val="5FF7492E"/>
    <w:rsid w:val="6018824F"/>
    <w:rsid w:val="601B84B7"/>
    <w:rsid w:val="60272325"/>
    <w:rsid w:val="60498FC3"/>
    <w:rsid w:val="605CB6BB"/>
    <w:rsid w:val="606F514C"/>
    <w:rsid w:val="60A6BB55"/>
    <w:rsid w:val="60B3E2E9"/>
    <w:rsid w:val="60CD1830"/>
    <w:rsid w:val="60CE6E05"/>
    <w:rsid w:val="60E33CE1"/>
    <w:rsid w:val="61031AD2"/>
    <w:rsid w:val="61220D14"/>
    <w:rsid w:val="61499BAB"/>
    <w:rsid w:val="615191EB"/>
    <w:rsid w:val="61586DCB"/>
    <w:rsid w:val="616BAA45"/>
    <w:rsid w:val="6173276B"/>
    <w:rsid w:val="617985D0"/>
    <w:rsid w:val="61883686"/>
    <w:rsid w:val="618E2BA1"/>
    <w:rsid w:val="61BB3016"/>
    <w:rsid w:val="620102F6"/>
    <w:rsid w:val="6203203E"/>
    <w:rsid w:val="6243A55A"/>
    <w:rsid w:val="62440770"/>
    <w:rsid w:val="625D172B"/>
    <w:rsid w:val="625D799A"/>
    <w:rsid w:val="6262CDEA"/>
    <w:rsid w:val="62B28E0D"/>
    <w:rsid w:val="630E0391"/>
    <w:rsid w:val="6345FC2E"/>
    <w:rsid w:val="635E4710"/>
    <w:rsid w:val="637E8654"/>
    <w:rsid w:val="638A27EE"/>
    <w:rsid w:val="6391B6D4"/>
    <w:rsid w:val="63AC682A"/>
    <w:rsid w:val="63B333C5"/>
    <w:rsid w:val="63DE2B83"/>
    <w:rsid w:val="64256BD8"/>
    <w:rsid w:val="642E4C4A"/>
    <w:rsid w:val="6454470D"/>
    <w:rsid w:val="64CFBDD3"/>
    <w:rsid w:val="64DEB4F1"/>
    <w:rsid w:val="64EA4920"/>
    <w:rsid w:val="64F2C29D"/>
    <w:rsid w:val="6514BA40"/>
    <w:rsid w:val="6542C345"/>
    <w:rsid w:val="65463205"/>
    <w:rsid w:val="65B63714"/>
    <w:rsid w:val="65BCD13A"/>
    <w:rsid w:val="65D8A000"/>
    <w:rsid w:val="661E2B47"/>
    <w:rsid w:val="66252828"/>
    <w:rsid w:val="662E8189"/>
    <w:rsid w:val="663087F9"/>
    <w:rsid w:val="66435901"/>
    <w:rsid w:val="666E30C8"/>
    <w:rsid w:val="667C01E9"/>
    <w:rsid w:val="6680D8DA"/>
    <w:rsid w:val="66A1FC0C"/>
    <w:rsid w:val="66B8279C"/>
    <w:rsid w:val="66C21CEB"/>
    <w:rsid w:val="66C617E1"/>
    <w:rsid w:val="66F274CA"/>
    <w:rsid w:val="66F5EB2A"/>
    <w:rsid w:val="670621F2"/>
    <w:rsid w:val="6741B18B"/>
    <w:rsid w:val="677ED67C"/>
    <w:rsid w:val="67822EF4"/>
    <w:rsid w:val="67862D7E"/>
    <w:rsid w:val="67931CED"/>
    <w:rsid w:val="67AEDA21"/>
    <w:rsid w:val="67DEBA4F"/>
    <w:rsid w:val="67E1C502"/>
    <w:rsid w:val="68172880"/>
    <w:rsid w:val="68414BD7"/>
    <w:rsid w:val="6848F052"/>
    <w:rsid w:val="68516043"/>
    <w:rsid w:val="686B6789"/>
    <w:rsid w:val="6876CC49"/>
    <w:rsid w:val="6883E0B5"/>
    <w:rsid w:val="68B067D0"/>
    <w:rsid w:val="69018C6B"/>
    <w:rsid w:val="692066DC"/>
    <w:rsid w:val="6939DCCA"/>
    <w:rsid w:val="69493EF9"/>
    <w:rsid w:val="696A62BE"/>
    <w:rsid w:val="697D6BA6"/>
    <w:rsid w:val="697DAA0C"/>
    <w:rsid w:val="69A45298"/>
    <w:rsid w:val="69B52E99"/>
    <w:rsid w:val="69C0778F"/>
    <w:rsid w:val="69CBC261"/>
    <w:rsid w:val="69DF15F2"/>
    <w:rsid w:val="69E13809"/>
    <w:rsid w:val="69EB1AD7"/>
    <w:rsid w:val="6A2E6390"/>
    <w:rsid w:val="6A4C915E"/>
    <w:rsid w:val="6A570F1C"/>
    <w:rsid w:val="6A5B2913"/>
    <w:rsid w:val="6A5F4615"/>
    <w:rsid w:val="6A5FDB8F"/>
    <w:rsid w:val="6A6FF37B"/>
    <w:rsid w:val="6A85B688"/>
    <w:rsid w:val="6A8A9FCF"/>
    <w:rsid w:val="6A8C5830"/>
    <w:rsid w:val="6A9D51C6"/>
    <w:rsid w:val="6AB274DF"/>
    <w:rsid w:val="6AC0031E"/>
    <w:rsid w:val="6AE58C6B"/>
    <w:rsid w:val="6B01B2D9"/>
    <w:rsid w:val="6B1B5D03"/>
    <w:rsid w:val="6B227083"/>
    <w:rsid w:val="6B2F07B9"/>
    <w:rsid w:val="6B326B1B"/>
    <w:rsid w:val="6B38F729"/>
    <w:rsid w:val="6B3AAE99"/>
    <w:rsid w:val="6B44654C"/>
    <w:rsid w:val="6B4DEE83"/>
    <w:rsid w:val="6B7A910D"/>
    <w:rsid w:val="6B7E3F95"/>
    <w:rsid w:val="6B8EC69E"/>
    <w:rsid w:val="6BCD2524"/>
    <w:rsid w:val="6BD983EA"/>
    <w:rsid w:val="6BF26DF8"/>
    <w:rsid w:val="6C46E9F6"/>
    <w:rsid w:val="6C64FD8B"/>
    <w:rsid w:val="6C849B2D"/>
    <w:rsid w:val="6CA3A5A1"/>
    <w:rsid w:val="6CA8242F"/>
    <w:rsid w:val="6CD7FF9E"/>
    <w:rsid w:val="6CE0793C"/>
    <w:rsid w:val="6D041EDE"/>
    <w:rsid w:val="6D0E7359"/>
    <w:rsid w:val="6D175279"/>
    <w:rsid w:val="6D1ED185"/>
    <w:rsid w:val="6D38B527"/>
    <w:rsid w:val="6D6A5465"/>
    <w:rsid w:val="6D6A5C34"/>
    <w:rsid w:val="6D759C28"/>
    <w:rsid w:val="6D9D9435"/>
    <w:rsid w:val="6DA67C51"/>
    <w:rsid w:val="6DED2E76"/>
    <w:rsid w:val="6E4A05C9"/>
    <w:rsid w:val="6E6688EA"/>
    <w:rsid w:val="6E741B82"/>
    <w:rsid w:val="6E8ECB9D"/>
    <w:rsid w:val="6E98B163"/>
    <w:rsid w:val="6EA93F60"/>
    <w:rsid w:val="6ECBE3C7"/>
    <w:rsid w:val="6EE6569D"/>
    <w:rsid w:val="6F014E44"/>
    <w:rsid w:val="6F0415DA"/>
    <w:rsid w:val="6F134297"/>
    <w:rsid w:val="6F136906"/>
    <w:rsid w:val="6F1CB8E8"/>
    <w:rsid w:val="6F1D1FFA"/>
    <w:rsid w:val="6F1F8338"/>
    <w:rsid w:val="6F27C02B"/>
    <w:rsid w:val="6F3A24A7"/>
    <w:rsid w:val="6F408F97"/>
    <w:rsid w:val="6F4889A0"/>
    <w:rsid w:val="6F498CCB"/>
    <w:rsid w:val="6F4DAC13"/>
    <w:rsid w:val="6F4F0AFA"/>
    <w:rsid w:val="6F54A040"/>
    <w:rsid w:val="6F8015D6"/>
    <w:rsid w:val="6F873FAE"/>
    <w:rsid w:val="6FAA810E"/>
    <w:rsid w:val="6FB1A1DD"/>
    <w:rsid w:val="6FD64EAC"/>
    <w:rsid w:val="6FFEB7EA"/>
    <w:rsid w:val="70668F24"/>
    <w:rsid w:val="70970B04"/>
    <w:rsid w:val="709A567B"/>
    <w:rsid w:val="70A67A3C"/>
    <w:rsid w:val="70AD6884"/>
    <w:rsid w:val="70B09E7D"/>
    <w:rsid w:val="70D68A74"/>
    <w:rsid w:val="70DFC394"/>
    <w:rsid w:val="70E714EA"/>
    <w:rsid w:val="70EB7C9F"/>
    <w:rsid w:val="7107716D"/>
    <w:rsid w:val="7163905B"/>
    <w:rsid w:val="71835E97"/>
    <w:rsid w:val="718C2B28"/>
    <w:rsid w:val="71CEAF5A"/>
    <w:rsid w:val="71E3F38F"/>
    <w:rsid w:val="71E6BD17"/>
    <w:rsid w:val="71FA5AC4"/>
    <w:rsid w:val="7202E184"/>
    <w:rsid w:val="720E93B3"/>
    <w:rsid w:val="72241DAF"/>
    <w:rsid w:val="7232190E"/>
    <w:rsid w:val="724615B2"/>
    <w:rsid w:val="7256D8FC"/>
    <w:rsid w:val="72879559"/>
    <w:rsid w:val="728AAC0E"/>
    <w:rsid w:val="72F6C1C4"/>
    <w:rsid w:val="730D0AC5"/>
    <w:rsid w:val="7313C303"/>
    <w:rsid w:val="731D17C4"/>
    <w:rsid w:val="732946F9"/>
    <w:rsid w:val="732A0E27"/>
    <w:rsid w:val="732ED3B4"/>
    <w:rsid w:val="73554177"/>
    <w:rsid w:val="73722637"/>
    <w:rsid w:val="737B4F06"/>
    <w:rsid w:val="7399E84B"/>
    <w:rsid w:val="73A022EA"/>
    <w:rsid w:val="73B7F36A"/>
    <w:rsid w:val="73DD3053"/>
    <w:rsid w:val="740CE80D"/>
    <w:rsid w:val="7416DE68"/>
    <w:rsid w:val="74292662"/>
    <w:rsid w:val="74763698"/>
    <w:rsid w:val="747DD88D"/>
    <w:rsid w:val="74A57AE1"/>
    <w:rsid w:val="74A606D4"/>
    <w:rsid w:val="74BEC74E"/>
    <w:rsid w:val="74C4B918"/>
    <w:rsid w:val="74CBD33C"/>
    <w:rsid w:val="74D7D9D6"/>
    <w:rsid w:val="75267A66"/>
    <w:rsid w:val="7532F396"/>
    <w:rsid w:val="755CCA37"/>
    <w:rsid w:val="75620803"/>
    <w:rsid w:val="758120DC"/>
    <w:rsid w:val="758B63AD"/>
    <w:rsid w:val="759F5615"/>
    <w:rsid w:val="75D78D1E"/>
    <w:rsid w:val="75E1D0E9"/>
    <w:rsid w:val="75E5B068"/>
    <w:rsid w:val="7611775C"/>
    <w:rsid w:val="762FD1C3"/>
    <w:rsid w:val="76420850"/>
    <w:rsid w:val="76481396"/>
    <w:rsid w:val="764937EB"/>
    <w:rsid w:val="76540DB3"/>
    <w:rsid w:val="766F6677"/>
    <w:rsid w:val="766F7096"/>
    <w:rsid w:val="7681133C"/>
    <w:rsid w:val="768AEFDD"/>
    <w:rsid w:val="769CE47B"/>
    <w:rsid w:val="76A09BA7"/>
    <w:rsid w:val="76A9F576"/>
    <w:rsid w:val="76B45F67"/>
    <w:rsid w:val="76B7E6CF"/>
    <w:rsid w:val="76D4F09F"/>
    <w:rsid w:val="76FB7802"/>
    <w:rsid w:val="770BD2D3"/>
    <w:rsid w:val="77323454"/>
    <w:rsid w:val="7733153C"/>
    <w:rsid w:val="77798D2F"/>
    <w:rsid w:val="777B3E31"/>
    <w:rsid w:val="77837A1E"/>
    <w:rsid w:val="77DD36BD"/>
    <w:rsid w:val="77F540B1"/>
    <w:rsid w:val="78003688"/>
    <w:rsid w:val="780211B9"/>
    <w:rsid w:val="78030122"/>
    <w:rsid w:val="7816A0C1"/>
    <w:rsid w:val="78253EA0"/>
    <w:rsid w:val="7841FB18"/>
    <w:rsid w:val="784C933C"/>
    <w:rsid w:val="78528BBC"/>
    <w:rsid w:val="78719EDD"/>
    <w:rsid w:val="78769764"/>
    <w:rsid w:val="78B8E5B3"/>
    <w:rsid w:val="791160ED"/>
    <w:rsid w:val="79374A94"/>
    <w:rsid w:val="795162E2"/>
    <w:rsid w:val="7975B705"/>
    <w:rsid w:val="79DD2704"/>
    <w:rsid w:val="7A0545A6"/>
    <w:rsid w:val="7A133268"/>
    <w:rsid w:val="7A151C1D"/>
    <w:rsid w:val="7A1A12FC"/>
    <w:rsid w:val="7A31D4BC"/>
    <w:rsid w:val="7A449130"/>
    <w:rsid w:val="7A63C9FD"/>
    <w:rsid w:val="7A7471D4"/>
    <w:rsid w:val="7A83535E"/>
    <w:rsid w:val="7A9B4941"/>
    <w:rsid w:val="7AD04056"/>
    <w:rsid w:val="7AD6EB0E"/>
    <w:rsid w:val="7AFBE5C9"/>
    <w:rsid w:val="7B1C4C19"/>
    <w:rsid w:val="7B35313F"/>
    <w:rsid w:val="7B787762"/>
    <w:rsid w:val="7BABD099"/>
    <w:rsid w:val="7BB24055"/>
    <w:rsid w:val="7BBD5AB1"/>
    <w:rsid w:val="7BD0AACD"/>
    <w:rsid w:val="7BE3F0F4"/>
    <w:rsid w:val="7BFCC365"/>
    <w:rsid w:val="7C1BE25F"/>
    <w:rsid w:val="7C2C5823"/>
    <w:rsid w:val="7C6AB44D"/>
    <w:rsid w:val="7C7ABED9"/>
    <w:rsid w:val="7C7BF22C"/>
    <w:rsid w:val="7CC54058"/>
    <w:rsid w:val="7CC58B19"/>
    <w:rsid w:val="7CCDF2A3"/>
    <w:rsid w:val="7CDC353C"/>
    <w:rsid w:val="7CDCE0CD"/>
    <w:rsid w:val="7CE93304"/>
    <w:rsid w:val="7CF0C005"/>
    <w:rsid w:val="7D42F434"/>
    <w:rsid w:val="7D4D78F3"/>
    <w:rsid w:val="7D4EE39F"/>
    <w:rsid w:val="7D647AF2"/>
    <w:rsid w:val="7D9B6222"/>
    <w:rsid w:val="7DAC8F4E"/>
    <w:rsid w:val="7DAD5D45"/>
    <w:rsid w:val="7DBDEFC1"/>
    <w:rsid w:val="7DC4AC17"/>
    <w:rsid w:val="7E0717C5"/>
    <w:rsid w:val="7E7A700C"/>
    <w:rsid w:val="7E7E1FE0"/>
    <w:rsid w:val="7E93801E"/>
    <w:rsid w:val="7ED81B54"/>
    <w:rsid w:val="7EDA7BC8"/>
    <w:rsid w:val="7EE33DB6"/>
    <w:rsid w:val="7EF47DF6"/>
    <w:rsid w:val="7F013605"/>
    <w:rsid w:val="7F030DD3"/>
    <w:rsid w:val="7F1D98A0"/>
    <w:rsid w:val="7F3D5FCF"/>
    <w:rsid w:val="7F47A5F4"/>
    <w:rsid w:val="7F578022"/>
    <w:rsid w:val="7F58FF5B"/>
    <w:rsid w:val="7F5EB2B3"/>
    <w:rsid w:val="7F8A9CC6"/>
    <w:rsid w:val="7FA8D513"/>
    <w:rsid w:val="7FAAC65B"/>
    <w:rsid w:val="7FC276F0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A9408C97-C961-4392-BE07-ED1F845F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A1163"/>
    <w:pPr>
      <w:keepNext/>
      <w:keepLines/>
      <w:spacing w:before="240" w:after="80"/>
      <w:ind w:left="1417" w:hanging="10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2Char" w:customStyle="1">
    <w:name w:val="Nadpis 2 Char"/>
    <w:basedOn w:val="Standardnpsmoodstavce"/>
    <w:link w:val="Nadpis2"/>
    <w:uiPriority w:val="9"/>
    <w:rsid w:val="00AA116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Revize">
    <w:name w:val="Revision"/>
    <w:hidden/>
    <w:uiPriority w:val="99"/>
    <w:semiHidden/>
    <w:rsid w:val="00181BB8"/>
    <w:pPr>
      <w:spacing w:after="0" w:line="240" w:lineRule="auto"/>
    </w:pPr>
  </w:style>
  <w:style w:type="character" w:styleId="Nadpis1Char" w:customStyle="1">
    <w:name w:val="Nadpis 1 Char"/>
    <w:basedOn w:val="Standardnpsmoodstavce"/>
    <w:uiPriority w:val="9"/>
    <w:rsid w:val="001C4C1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3Char" w:customStyle="1">
    <w:name w:val="Nadpis 3 Char"/>
    <w:basedOn w:val="Standardnpsmoodstavce"/>
    <w:uiPriority w:val="9"/>
    <w:rsid w:val="001C4C1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uiPriority w:val="9"/>
    <w:semiHidden/>
    <w:rsid w:val="001C4C19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uiPriority w:val="9"/>
    <w:semiHidden/>
    <w:rsid w:val="001C4C19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uiPriority w:val="9"/>
    <w:semiHidden/>
    <w:rsid w:val="001C4C19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uiPriority w:val="9"/>
    <w:semiHidden/>
    <w:rsid w:val="001C4C19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uiPriority w:val="9"/>
    <w:semiHidden/>
    <w:rsid w:val="001C4C19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uiPriority w:val="9"/>
    <w:semiHidden/>
    <w:rsid w:val="001C4C19"/>
    <w:rPr>
      <w:rFonts w:eastAsiaTheme="majorEastAsia" w:cstheme="majorBidi"/>
      <w:color w:val="272727" w:themeColor="text1" w:themeTint="D8"/>
    </w:rPr>
  </w:style>
  <w:style w:type="character" w:styleId="NzevChar" w:customStyle="1">
    <w:name w:val="Název Char"/>
    <w:basedOn w:val="Standardnpsmoodstavce"/>
    <w:uiPriority w:val="10"/>
    <w:rsid w:val="001C4C1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PodnadpisChar" w:customStyle="1">
    <w:name w:val="Podnadpis Char"/>
    <w:basedOn w:val="Standardnpsmoodstavce"/>
    <w:uiPriority w:val="11"/>
    <w:rsid w:val="001C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ittChar" w:customStyle="1">
    <w:name w:val="Citát Char"/>
    <w:basedOn w:val="Standardnpsmoodstavce"/>
    <w:uiPriority w:val="29"/>
    <w:rsid w:val="001C4C19"/>
    <w:rPr>
      <w:i/>
      <w:iCs/>
      <w:color w:val="404040" w:themeColor="text1" w:themeTint="BF"/>
    </w:rPr>
  </w:style>
  <w:style w:type="character" w:styleId="VrazncittChar" w:customStyle="1">
    <w:name w:val="Výrazný citát Char"/>
    <w:basedOn w:val="Standardnpsmoodstavce"/>
    <w:uiPriority w:val="30"/>
    <w:rsid w:val="001C4C19"/>
    <w:rPr>
      <w:i/>
      <w:iCs/>
      <w:color w:val="0F4761" w:themeColor="accent1" w:themeShade="BF"/>
    </w:rPr>
  </w:style>
  <w:style w:type="character" w:styleId="TextkomenteChar" w:customStyle="1">
    <w:name w:val="Text komentáře Char"/>
    <w:basedOn w:val="Standardnpsmoodstavce"/>
    <w:uiPriority w:val="99"/>
    <w:rsid w:val="001C4C19"/>
    <w:rPr>
      <w:sz w:val="20"/>
      <w:szCs w:val="20"/>
    </w:rPr>
  </w:style>
  <w:style w:type="character" w:styleId="PedmtkomenteChar" w:customStyle="1">
    <w:name w:val="Předmět komentáře Char"/>
    <w:basedOn w:val="TextkomenteChar"/>
    <w:uiPriority w:val="99"/>
    <w:semiHidden/>
    <w:rsid w:val="001C4C19"/>
    <w:rPr>
      <w:b/>
      <w:bCs/>
      <w:sz w:val="20"/>
      <w:szCs w:val="20"/>
    </w:rPr>
  </w:style>
  <w:style w:type="paragraph" w:styleId="Textkomente">
    <w:name w:val="annotation text"/>
    <w:basedOn w:val="Normln"/>
    <w:link w:val="TextkomenteChar1"/>
    <w:uiPriority w:val="99"/>
    <w:semiHidden/>
    <w:unhideWhenUsed/>
    <w:rsid w:val="005D6931"/>
    <w:pPr>
      <w:spacing w:line="240" w:lineRule="auto"/>
    </w:pPr>
    <w:rPr>
      <w:sz w:val="20"/>
      <w:szCs w:val="20"/>
    </w:rPr>
  </w:style>
  <w:style w:type="character" w:styleId="TextkomenteChar1" w:customStyle="1">
    <w:name w:val="Text komentáře Char1"/>
    <w:basedOn w:val="Standardnpsmoodstavce"/>
    <w:link w:val="Textkomente"/>
    <w:uiPriority w:val="99"/>
    <w:semiHidden/>
    <w:rsid w:val="005D693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3.xml><?xml version="1.0" encoding="utf-8"?>
<ds:datastoreItem xmlns:ds="http://schemas.openxmlformats.org/officeDocument/2006/customXml" ds:itemID="{472E400C-8865-44B0-9242-DC0DD1C28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Hanuš Jan</dc:creator>
  <keywords/>
  <dc:description/>
  <lastModifiedBy>Hanuš Jan</lastModifiedBy>
  <revision>6</revision>
  <dcterms:created xsi:type="dcterms:W3CDTF">2025-11-19T08:21:00.0000000Z</dcterms:created>
  <dcterms:modified xsi:type="dcterms:W3CDTF">2026-06-18T08:12:54.4095470Z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