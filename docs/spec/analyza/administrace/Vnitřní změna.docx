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D575D" w14:textId="6BA492C9" w:rsidR="002F4292" w:rsidRDefault="00763AEA" w:rsidP="00763AEA">
      <w:pPr>
        <w:pStyle w:val="Nadpis1"/>
      </w:pPr>
      <w:r>
        <w:t>Vnitřní změna</w:t>
      </w:r>
      <w:ins w:id="0" w:author="Nimrichtrová Pavlína" w:date="2026-03-09T16:59:00Z">
        <w:r w:rsidR="00287141">
          <w:t xml:space="preserve"> a její </w:t>
        </w:r>
      </w:ins>
      <w:ins w:id="1" w:author="Nimrichtrová Pavlína" w:date="2026-03-09T17:00:00Z">
        <w:r w:rsidR="00287141">
          <w:t>propsání do PEvA</w:t>
        </w:r>
      </w:ins>
    </w:p>
    <w:p w14:paraId="70211BF3" w14:textId="49008326" w:rsidR="00763AEA" w:rsidRDefault="00763AEA" w:rsidP="00763AEA">
      <w:r>
        <w:t xml:space="preserve">Rozlišují se tři </w:t>
      </w:r>
      <w:ins w:id="2" w:author="Nimrichtrová Pavlína" w:date="2026-03-09T16:24:00Z">
        <w:r w:rsidR="007C587B">
          <w:t xml:space="preserve">scénáře IS NDA vyvolávající </w:t>
        </w:r>
      </w:ins>
      <w:r>
        <w:t>vnitřní změny</w:t>
      </w:r>
      <w:ins w:id="3" w:author="Nimrichtrová Pavlína" w:date="2026-03-09T16:24:00Z">
        <w:r w:rsidR="007C587B">
          <w:t>, které se propa</w:t>
        </w:r>
      </w:ins>
      <w:ins w:id="4" w:author="Nimrichtrová Pavlína" w:date="2026-03-09T16:25:00Z">
        <w:r w:rsidR="007C587B">
          <w:t>gují do PEvA</w:t>
        </w:r>
      </w:ins>
      <w:r>
        <w:t>:</w:t>
      </w:r>
    </w:p>
    <w:p w14:paraId="1C50221F" w14:textId="38483311" w:rsidR="00763AEA" w:rsidRDefault="00763AEA" w:rsidP="00763AEA">
      <w:pPr>
        <w:pStyle w:val="Odstavecseseznamem"/>
        <w:numPr>
          <w:ilvl w:val="0"/>
          <w:numId w:val="1"/>
        </w:numPr>
      </w:pPr>
      <w:r>
        <w:t xml:space="preserve">Vnitřní změna iniciována IS NDA na základě definované politiky </w:t>
      </w:r>
    </w:p>
    <w:p w14:paraId="38E610EA" w14:textId="72EFADE7" w:rsidR="00763AEA" w:rsidRDefault="00763AEA" w:rsidP="00763AEA">
      <w:pPr>
        <w:pStyle w:val="Odstavecseseznamem"/>
        <w:numPr>
          <w:ilvl w:val="0"/>
          <w:numId w:val="1"/>
        </w:numPr>
      </w:pPr>
      <w:commentRangeStart w:id="5"/>
      <w:r>
        <w:t xml:space="preserve">Vnitřní změna iniciována Operátorem IS NDA (informace </w:t>
      </w:r>
      <w:r w:rsidR="002E747B">
        <w:t xml:space="preserve">o změně pochází </w:t>
      </w:r>
      <w:r>
        <w:t>z vnějšku)</w:t>
      </w:r>
      <w:commentRangeEnd w:id="5"/>
      <w:r w:rsidR="00E068F7">
        <w:rPr>
          <w:rStyle w:val="Odkaznakoment"/>
          <w:sz w:val="22"/>
          <w:szCs w:val="22"/>
        </w:rPr>
        <w:commentReference w:id="5"/>
      </w:r>
    </w:p>
    <w:p w14:paraId="0D35D734" w14:textId="39761750" w:rsidR="00763AEA" w:rsidRDefault="00763AEA" w:rsidP="00763AEA">
      <w:pPr>
        <w:pStyle w:val="Odstavecseseznamem"/>
        <w:numPr>
          <w:ilvl w:val="0"/>
          <w:numId w:val="1"/>
        </w:numPr>
      </w:pPr>
      <w:r>
        <w:t>Vnitřní změna iniciována SIP (NMET1 vycházející z NMET2) skrze Příjem</w:t>
      </w:r>
    </w:p>
    <w:p w14:paraId="7113654E" w14:textId="77777777" w:rsidR="00427E82" w:rsidRDefault="00427E82" w:rsidP="00763AEA"/>
    <w:p w14:paraId="174428CB" w14:textId="56237C3A" w:rsidR="003A085C" w:rsidRDefault="003A085C" w:rsidP="00763AEA">
      <w:r>
        <w:t>Pro všechny vnitřní změny platí, že komunikace s PEvA je provedena dle nastavení v FC Administrace. Komunikace realizována dávkově, tj. změny jsou agregovány a odeslány naráz v definované době – dle konfigurace.</w:t>
      </w:r>
    </w:p>
    <w:p w14:paraId="4E5C67C4" w14:textId="77777777" w:rsidR="003A085C" w:rsidRDefault="003A085C" w:rsidP="00763AEA"/>
    <w:p w14:paraId="76E77922" w14:textId="30FCACBE" w:rsidR="001E22A9" w:rsidRDefault="001E22A9" w:rsidP="00763AEA">
      <w:r>
        <w:rPr>
          <w:noProof/>
        </w:rPr>
        <w:drawing>
          <wp:inline distT="0" distB="0" distL="0" distR="0" wp14:anchorId="245ADD96" wp14:editId="06937E8A">
            <wp:extent cx="5756910" cy="3140710"/>
            <wp:effectExtent l="0" t="0" r="0" b="2540"/>
            <wp:docPr id="13164561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32A6" w14:textId="77777777" w:rsidR="001E22A9" w:rsidRDefault="001E22A9" w:rsidP="00763AEA"/>
    <w:p w14:paraId="58ADF4FF" w14:textId="407E50CD" w:rsidR="001F1EFF" w:rsidRPr="001F1EFF" w:rsidRDefault="001F1EFF" w:rsidP="00763AEA">
      <w:pPr>
        <w:rPr>
          <w:b/>
          <w:bCs/>
        </w:rPr>
      </w:pPr>
      <w:r w:rsidRPr="001F1EFF">
        <w:rPr>
          <w:b/>
          <w:bCs/>
        </w:rPr>
        <w:t>Otevřené body:</w:t>
      </w:r>
    </w:p>
    <w:p w14:paraId="079BD44E" w14:textId="4E6C190F" w:rsidR="001F1EFF" w:rsidRDefault="001F1EFF" w:rsidP="001F1EFF">
      <w:pPr>
        <w:pStyle w:val="Odstavecseseznamem"/>
        <w:numPr>
          <w:ilvl w:val="0"/>
          <w:numId w:val="3"/>
        </w:numPr>
      </w:pPr>
      <w:r>
        <w:t>Identifikátor pro komunikaci s PEvA</w:t>
      </w:r>
    </w:p>
    <w:p w14:paraId="2C695155" w14:textId="0EC1A564" w:rsidR="001F1EFF" w:rsidRDefault="001F1EFF" w:rsidP="001F1EFF">
      <w:pPr>
        <w:pStyle w:val="Odstavecseseznamem"/>
        <w:numPr>
          <w:ilvl w:val="0"/>
          <w:numId w:val="3"/>
        </w:numPr>
      </w:pPr>
      <w:r>
        <w:t>Služby pro komunikaci s CRO</w:t>
      </w:r>
    </w:p>
    <w:p w14:paraId="2D8A7E0D" w14:textId="77777777" w:rsidR="001F1EFF" w:rsidRDefault="001F1EFF" w:rsidP="00763AEA"/>
    <w:p w14:paraId="64EA9182" w14:textId="0E45042B" w:rsidR="00763AEA" w:rsidRDefault="00763AEA" w:rsidP="00763AEA">
      <w:pPr>
        <w:pStyle w:val="Nadpis2"/>
      </w:pPr>
      <w:r>
        <w:t xml:space="preserve">1. </w:t>
      </w:r>
      <w:r w:rsidR="002A695E">
        <w:t>Vnitřní z</w:t>
      </w:r>
      <w:r>
        <w:t>měna IS NDA</w:t>
      </w:r>
    </w:p>
    <w:p w14:paraId="66D90156" w14:textId="050EBE16" w:rsidR="00763AEA" w:rsidRDefault="00071176" w:rsidP="00763AEA">
      <w:r>
        <w:t>Vnitřní změna, která je vyvolána nastavenou politikou v IS NDA, např. migrace datového formátu.</w:t>
      </w:r>
      <w:r w:rsidR="001539FC">
        <w:t xml:space="preserve"> Komunikace vnitřní změny je iniciována v případě, kdy dojde ke změně velikosti AIP. </w:t>
      </w:r>
      <w:r w:rsidR="002E747B">
        <w:t>V</w:t>
      </w:r>
      <w:r w:rsidR="001539FC">
        <w:t xml:space="preserve">elikostí AIP se rozumí součet všech komponent, které se v AIP nacházejí v části „representations“.  </w:t>
      </w:r>
    </w:p>
    <w:p w14:paraId="4E90E41A" w14:textId="71BCBFEC" w:rsidR="00071176" w:rsidRDefault="00092BD8" w:rsidP="00763AEA">
      <w:r>
        <w:t>Notifikace PEvA: Ano. Hlásí se obsah změny.</w:t>
      </w:r>
    </w:p>
    <w:p w14:paraId="4E449CC7" w14:textId="2A71C4A4" w:rsidR="00092BD8" w:rsidRDefault="00683D98" w:rsidP="00763AEA">
      <w:commentRangeStart w:id="6"/>
      <w:commentRangeStart w:id="7"/>
      <w:r>
        <w:t>Sekvenční diagram níže zachycuje komunikaci mezi komponentami komunikace:</w:t>
      </w:r>
      <w:commentRangeEnd w:id="7"/>
      <w:r w:rsidR="00E068F7">
        <w:rPr>
          <w:rStyle w:val="Odkaznakoment"/>
          <w:sz w:val="22"/>
          <w:szCs w:val="22"/>
        </w:rPr>
        <w:commentReference w:id="7"/>
      </w:r>
      <w:commentRangeEnd w:id="6"/>
      <w:r w:rsidR="00C832AD">
        <w:rPr>
          <w:rStyle w:val="Odkaznakoment"/>
          <w:sz w:val="22"/>
          <w:szCs w:val="22"/>
        </w:rPr>
        <w:commentReference w:id="6"/>
      </w:r>
    </w:p>
    <w:p w14:paraId="0A9964C7" w14:textId="2762E4E7" w:rsidR="00683D98" w:rsidRDefault="001539FC" w:rsidP="00763AEA">
      <w:r>
        <w:rPr>
          <w:noProof/>
        </w:rPr>
        <w:lastRenderedPageBreak/>
        <w:drawing>
          <wp:inline distT="0" distB="0" distL="0" distR="0" wp14:anchorId="17F44744" wp14:editId="74CEBBF0">
            <wp:extent cx="5760720" cy="8735695"/>
            <wp:effectExtent l="0" t="0" r="0" b="8255"/>
            <wp:docPr id="354877957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77957" name="Grafický objekt 354877957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3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0B12" w14:textId="77777777" w:rsidR="00683D98" w:rsidRPr="00763AEA" w:rsidRDefault="00683D98" w:rsidP="00763AEA"/>
    <w:p w14:paraId="0645B233" w14:textId="00559FB0" w:rsidR="00763AEA" w:rsidRDefault="00763AEA" w:rsidP="00763AEA">
      <w:pPr>
        <w:pStyle w:val="Nadpis2"/>
      </w:pPr>
      <w:r>
        <w:t xml:space="preserve">2. </w:t>
      </w:r>
      <w:r w:rsidR="002A695E">
        <w:t>Vnitřní z</w:t>
      </w:r>
      <w:r>
        <w:t>měna Operátorem IS NDA</w:t>
      </w:r>
    </w:p>
    <w:p w14:paraId="063E8069" w14:textId="6BDA9B58" w:rsidR="00092BD8" w:rsidRDefault="00427E82" w:rsidP="00763AEA">
      <w:commentRangeStart w:id="8"/>
      <w:r>
        <w:t xml:space="preserve">Vnitřní změna, která je iniciována na základě informace obdržené z vnějšku. </w:t>
      </w:r>
      <w:commentRangeEnd w:id="8"/>
      <w:r w:rsidR="00140109">
        <w:rPr>
          <w:rStyle w:val="Odkaznakoment"/>
          <w:sz w:val="22"/>
          <w:szCs w:val="22"/>
        </w:rPr>
        <w:commentReference w:id="8"/>
      </w:r>
      <w:r>
        <w:t xml:space="preserve">Procesní administrace změny je realizována mimo IS NDA. V IS NDA je realizována její technická část. </w:t>
      </w:r>
    </w:p>
    <w:p w14:paraId="6609B07A" w14:textId="3C867D39" w:rsidR="00763AEA" w:rsidRDefault="00092BD8" w:rsidP="00763AEA">
      <w:r>
        <w:t>Notifikace PEvA: Ano. Hlásí se obsah změny.</w:t>
      </w:r>
    </w:p>
    <w:p w14:paraId="11F25C15" w14:textId="1419B800" w:rsidR="00427E82" w:rsidRDefault="00427E82" w:rsidP="00763AEA">
      <w:r>
        <w:t>Sekvenční diagram je analogický jako pro případ vnitřní změny vyvolané politikou IS NDA (</w:t>
      </w:r>
      <w:r w:rsidRPr="00427E82">
        <w:t>Vnitřní změna IS NDA</w:t>
      </w:r>
      <w:r>
        <w:t>). Krok „Vyvolání Politiky“ předchází krok nadefinování workflow pro změnu – Politiky.</w:t>
      </w:r>
    </w:p>
    <w:p w14:paraId="59D3E4EF" w14:textId="77777777" w:rsidR="00427E82" w:rsidRPr="00763AEA" w:rsidRDefault="00427E82" w:rsidP="00763AEA"/>
    <w:p w14:paraId="6F5E80F7" w14:textId="2D7AE486" w:rsidR="00763AEA" w:rsidRDefault="00763AEA" w:rsidP="00763AEA">
      <w:pPr>
        <w:pStyle w:val="Nadpis2"/>
      </w:pPr>
      <w:r>
        <w:t xml:space="preserve">3. </w:t>
      </w:r>
      <w:r w:rsidR="002A695E">
        <w:t>Vnitřní z</w:t>
      </w:r>
      <w:r>
        <w:t>měna SIP</w:t>
      </w:r>
    </w:p>
    <w:p w14:paraId="2C8017F6" w14:textId="416D9702" w:rsidR="00763AEA" w:rsidRDefault="00757427" w:rsidP="00763AEA">
      <w:r>
        <w:t xml:space="preserve">Vnitřní změna, která </w:t>
      </w:r>
      <w:r w:rsidR="0061073B">
        <w:t>je založena na příchozím SIP. SIP je zpracován FC Příjem.</w:t>
      </w:r>
      <w:r w:rsidR="00E60ACE">
        <w:t xml:space="preserve"> </w:t>
      </w:r>
    </w:p>
    <w:p w14:paraId="656675A8" w14:textId="543018F3" w:rsidR="00092BD8" w:rsidRDefault="00092BD8" w:rsidP="00763AEA">
      <w:r>
        <w:t>Notifikace PEvA: dle pravidel.</w:t>
      </w:r>
      <w:r w:rsidRPr="00092BD8">
        <w:t xml:space="preserve"> </w:t>
      </w:r>
      <w:r>
        <w:t>Hlásí se obsah změny.</w:t>
      </w:r>
    </w:p>
    <w:p w14:paraId="4B6351C3" w14:textId="6F3B4D9F" w:rsidR="00092BD8" w:rsidRDefault="00092BD8" w:rsidP="00763AEA">
      <w:r>
        <w:t xml:space="preserve">Pravidla pro </w:t>
      </w:r>
      <w:r w:rsidR="002E747B">
        <w:t xml:space="preserve">zaevidování a </w:t>
      </w:r>
      <w:r>
        <w:t>hlášení vnitřní změny:</w:t>
      </w:r>
    </w:p>
    <w:p w14:paraId="3023A66A" w14:textId="486873CE" w:rsidR="006424FF" w:rsidRDefault="006424FF" w:rsidP="006424FF">
      <w:pPr>
        <w:pStyle w:val="Odstavecseseznamem"/>
        <w:numPr>
          <w:ilvl w:val="0"/>
          <w:numId w:val="2"/>
        </w:numPr>
      </w:pPr>
      <w:r>
        <w:t>Pokud se odlišuje identifikace Archivu na vstupu změny od aktuálně evidovaného, potom se změna nerealizuje.</w:t>
      </w:r>
    </w:p>
    <w:p w14:paraId="3AA49648" w14:textId="2408CB75" w:rsidR="00C36130" w:rsidRDefault="006424FF" w:rsidP="00C36130">
      <w:pPr>
        <w:pStyle w:val="Odstavecseseznamem"/>
        <w:numPr>
          <w:ilvl w:val="0"/>
          <w:numId w:val="2"/>
        </w:numPr>
      </w:pPr>
      <w:r>
        <w:t>Pokud se neodlišuje identifikace Archivu na vstupu změny od aktuálně evidovaného, potom se změna realizuje. Změna se provede v plném rozsahu.</w:t>
      </w:r>
    </w:p>
    <w:p w14:paraId="39A28FBD" w14:textId="628B0C57" w:rsidR="0061073B" w:rsidRDefault="00C36130" w:rsidP="0061073B">
      <w:r>
        <w:t>Sekvenční diagram je opět analogický jako v prvním případě.</w:t>
      </w:r>
      <w:r w:rsidR="00385FF7">
        <w:t xml:space="preserve"> Komunikace však není iniciována vyvoláním politiky, ale příjmem a zpracováním SIP.</w:t>
      </w:r>
    </w:p>
    <w:p w14:paraId="34CAF971" w14:textId="40E67593" w:rsidR="0061073B" w:rsidRPr="00763AEA" w:rsidRDefault="0061073B" w:rsidP="0061073B"/>
    <w:sectPr w:rsidR="0061073B" w:rsidRPr="00763A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J. Hora" w:date="2026-03-17T16:03:00Z" w:initials="JH">
    <w:p w14:paraId="65826CCB" w14:textId="57B161AF" w:rsidR="00E068F7" w:rsidRDefault="00E068F7">
      <w:pPr>
        <w:pStyle w:val="Textkomente"/>
      </w:pPr>
      <w:r>
        <w:rPr>
          <w:rStyle w:val="Odkaznakoment"/>
        </w:rPr>
        <w:annotationRef/>
      </w:r>
      <w:r>
        <w:t>Jakou změnu si pod tím mám představit?</w:t>
      </w:r>
    </w:p>
  </w:comment>
  <w:comment w:id="7" w:author="J. Hora" w:date="2026-03-17T16:05:00Z" w:initials="JH">
    <w:p w14:paraId="1B2EB6AD" w14:textId="3E08ED80" w:rsidR="00E068F7" w:rsidRPr="00E068F7" w:rsidRDefault="00E068F7">
      <w:pPr>
        <w:pStyle w:val="Textkomente"/>
      </w:pPr>
      <w:r>
        <w:rPr>
          <w:rStyle w:val="Odkaznakoment"/>
        </w:rPr>
        <w:annotationRef/>
      </w:r>
      <w:r>
        <w:t>V předchozím digramu jsem měl dojem, že potvrzení změny (</w:t>
      </w:r>
      <w:r w:rsidR="008A6C23">
        <w:t xml:space="preserve">správně </w:t>
      </w:r>
      <w:r w:rsidRPr="00E068F7">
        <w:rPr>
          <w:u w:val="single"/>
        </w:rPr>
        <w:t>přepis změny</w:t>
      </w:r>
      <w:r>
        <w:t>) se děje ze strany PEvA (operátora PEvA). Zde se objevuje služba „</w:t>
      </w:r>
      <w:r w:rsidRPr="00E068F7">
        <w:t>CommitInternalChange</w:t>
      </w:r>
      <w:r>
        <w:t xml:space="preserve">“, která změnu </w:t>
      </w:r>
      <w:r w:rsidR="008A6C23" w:rsidRPr="008A6C23">
        <w:rPr>
          <w:b/>
          <w:bCs/>
        </w:rPr>
        <w:t>přepisuje</w:t>
      </w:r>
      <w:r w:rsidR="008A6C23">
        <w:t xml:space="preserve"> (</w:t>
      </w:r>
      <w:r>
        <w:t>potvrzuje</w:t>
      </w:r>
      <w:r w:rsidR="008A6C23">
        <w:t>)</w:t>
      </w:r>
      <w:r>
        <w:t xml:space="preserve">, takže to chápu jako ze strany NDA, </w:t>
      </w:r>
      <w:r w:rsidRPr="00E068F7">
        <w:rPr>
          <w:b/>
          <w:bCs/>
        </w:rPr>
        <w:t>to je ale zásadní rozdíl.</w:t>
      </w:r>
      <w:r>
        <w:rPr>
          <w:b/>
          <w:bCs/>
        </w:rPr>
        <w:t xml:space="preserve"> </w:t>
      </w:r>
      <w:r w:rsidRPr="00E068F7">
        <w:t xml:space="preserve">Na schůzce (i v zápisu) bylo řečen, že přepis provádí operátor PEvA </w:t>
      </w:r>
      <w:r>
        <w:t>a ne NDA. Pro některé typy změn (primárně ad 1) by šlo o „plné automatizaci“ ze strany NDA mluvit výhledově. I to byl ona schůzce řečeno.</w:t>
      </w:r>
    </w:p>
    <w:p w14:paraId="3709ED7C" w14:textId="77777777" w:rsidR="00E068F7" w:rsidRDefault="00E068F7">
      <w:pPr>
        <w:pStyle w:val="Textkomente"/>
      </w:pPr>
    </w:p>
    <w:p w14:paraId="354C721C" w14:textId="4926DE53" w:rsidR="00E068F7" w:rsidRPr="00E068F7" w:rsidRDefault="00E068F7">
      <w:pPr>
        <w:pStyle w:val="Textkomente"/>
      </w:pPr>
      <w:r w:rsidRPr="00E068F7">
        <w:t>Bylo by také dobré po</w:t>
      </w:r>
      <w:r>
        <w:t>u</w:t>
      </w:r>
      <w:r w:rsidRPr="00E068F7">
        <w:t>ž</w:t>
      </w:r>
      <w:r>
        <w:t>í</w:t>
      </w:r>
      <w:r w:rsidRPr="00E068F7">
        <w:t>vat terminologii PEv</w:t>
      </w:r>
      <w:r>
        <w:t>A („potvrzení“ kontra „přepis“), která je také používaná v integrační příručce PEvA. Jinak se to celkem komplikuje</w:t>
      </w:r>
      <w:r w:rsidR="008A6C23">
        <w:t xml:space="preserve"> a možná z toho vznikl určitý chaos</w:t>
      </w:r>
      <w:r>
        <w:t>.</w:t>
      </w:r>
    </w:p>
  </w:comment>
  <w:comment w:id="6" w:author="J. Hora" w:date="2026-03-17T16:15:00Z" w:initials="JH">
    <w:p w14:paraId="6247CA1C" w14:textId="4BE8F598" w:rsidR="00C832AD" w:rsidRDefault="00C832AD">
      <w:pPr>
        <w:pStyle w:val="Textkomente"/>
      </w:pPr>
      <w:r>
        <w:rPr>
          <w:rStyle w:val="Odkaznakoment"/>
        </w:rPr>
        <w:annotationRef/>
      </w:r>
      <w:r>
        <w:t>Chyba při založení vnitřní změny nastat může. List NAD a „jeho okolí“ (zapsané a nepřepsané vnější a vnitřní změny k tomu listu NAD) nedovolí zápis další vnitřní změny. To je asi řešeno, pokud to správně chápu. Dle mého (připomínkoval jsem v zápise) by mělo být řešen i případ, kdy operátor „nereaguje“ přepisem změny (samozřejmě viz i předchozí komentář, kdo přepisuje). Pokud na to nebude NDA reagovat může nastat případ, kdy dojde k další změně u daného fondu a pokud budu porovnávat s listem NAD, tak tam bude rozdíl jako souhrn obou změn. To nedává smysl. V nějakém okamžiku musím posoudit co s první změnou operátor udělal.</w:t>
      </w:r>
    </w:p>
  </w:comment>
  <w:comment w:id="8" w:author="J. Hora" w:date="2026-03-17T14:05:00Z" w:initials="JH">
    <w:p w14:paraId="4D572EE1" w14:textId="4C24D81C" w:rsidR="00140109" w:rsidRDefault="00140109">
      <w:pPr>
        <w:pStyle w:val="Textkomente"/>
      </w:pPr>
      <w:r>
        <w:rPr>
          <w:rStyle w:val="Odkaznakoment"/>
        </w:rPr>
        <w:annotationRef/>
      </w:r>
      <w:r>
        <w:t>Jakou změnu si pod tím mám představit?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5826CCB" w15:done="0"/>
  <w15:commentEx w15:paraId="354C721C" w15:done="0"/>
  <w15:commentEx w15:paraId="6247CA1C" w15:done="0"/>
  <w15:commentEx w15:paraId="4D572EE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0FE5B7B" w16cex:dateUtc="2026-03-17T15:03:00Z"/>
  <w16cex:commentExtensible w16cex:durableId="4F19F872" w16cex:dateUtc="2026-03-17T15:05:00Z"/>
  <w16cex:commentExtensible w16cex:durableId="11FF10C6" w16cex:dateUtc="2026-03-17T15:15:00Z"/>
  <w16cex:commentExtensible w16cex:durableId="6675676C" w16cex:dateUtc="2026-03-17T13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5826CCB" w16cid:durableId="60FE5B7B"/>
  <w16cid:commentId w16cid:paraId="354C721C" w16cid:durableId="4F19F872"/>
  <w16cid:commentId w16cid:paraId="6247CA1C" w16cid:durableId="11FF10C6"/>
  <w16cid:commentId w16cid:paraId="4D572EE1" w16cid:durableId="667567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276AD"/>
    <w:multiLevelType w:val="hybridMultilevel"/>
    <w:tmpl w:val="F73ED0D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E3087"/>
    <w:multiLevelType w:val="hybridMultilevel"/>
    <w:tmpl w:val="3272A2E6"/>
    <w:lvl w:ilvl="0" w:tplc="B7DAB8A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FF2B41"/>
    <w:multiLevelType w:val="hybridMultilevel"/>
    <w:tmpl w:val="B356833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166331">
    <w:abstractNumId w:val="2"/>
  </w:num>
  <w:num w:numId="2" w16cid:durableId="518012176">
    <w:abstractNumId w:val="1"/>
  </w:num>
  <w:num w:numId="3" w16cid:durableId="127051047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mrichtrová Pavlína">
    <w15:presenceInfo w15:providerId="None" w15:userId="Nimrichtrová Pavlína"/>
  </w15:person>
  <w15:person w15:author="J. Hora">
    <w15:presenceInfo w15:providerId="Windows Live" w15:userId="66f440940a155b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EA"/>
    <w:rsid w:val="00071176"/>
    <w:rsid w:val="00092BD8"/>
    <w:rsid w:val="00097774"/>
    <w:rsid w:val="00140109"/>
    <w:rsid w:val="001539FC"/>
    <w:rsid w:val="00176B81"/>
    <w:rsid w:val="001918E3"/>
    <w:rsid w:val="001E22A9"/>
    <w:rsid w:val="001F1EFF"/>
    <w:rsid w:val="00287141"/>
    <w:rsid w:val="002A695E"/>
    <w:rsid w:val="002E747B"/>
    <w:rsid w:val="002F4292"/>
    <w:rsid w:val="00385FF7"/>
    <w:rsid w:val="003A085C"/>
    <w:rsid w:val="00427E82"/>
    <w:rsid w:val="0061073B"/>
    <w:rsid w:val="006424FF"/>
    <w:rsid w:val="006474FB"/>
    <w:rsid w:val="00683D98"/>
    <w:rsid w:val="007135D1"/>
    <w:rsid w:val="00722E5A"/>
    <w:rsid w:val="00757427"/>
    <w:rsid w:val="00763AEA"/>
    <w:rsid w:val="007B02A8"/>
    <w:rsid w:val="007C587B"/>
    <w:rsid w:val="00840CC2"/>
    <w:rsid w:val="008927C0"/>
    <w:rsid w:val="008A6C23"/>
    <w:rsid w:val="00991B30"/>
    <w:rsid w:val="00AF1378"/>
    <w:rsid w:val="00B957C7"/>
    <w:rsid w:val="00BC0C63"/>
    <w:rsid w:val="00C36130"/>
    <w:rsid w:val="00C832AD"/>
    <w:rsid w:val="00D72402"/>
    <w:rsid w:val="00E068F7"/>
    <w:rsid w:val="00E6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FDAC4"/>
  <w15:chartTrackingRefBased/>
  <w15:docId w15:val="{B51CF9CA-2F9E-4075-A03B-00686A697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63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76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63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63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63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63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63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63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63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63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763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63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63AE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63AE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63AE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63AE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63AE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63AE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63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6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63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63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63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63AE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63AE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63AE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63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63AE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63AEA"/>
    <w:rPr>
      <w:b/>
      <w:bCs/>
      <w:smallCaps/>
      <w:color w:val="0F4761" w:themeColor="accent1" w:themeShade="BF"/>
      <w:spacing w:val="5"/>
    </w:rPr>
  </w:style>
  <w:style w:type="paragraph" w:styleId="Revize">
    <w:name w:val="Revision"/>
    <w:hidden/>
    <w:uiPriority w:val="99"/>
    <w:semiHidden/>
    <w:rsid w:val="00140109"/>
    <w:pPr>
      <w:spacing w:after="0" w:line="240" w:lineRule="auto"/>
    </w:pPr>
  </w:style>
  <w:style w:type="character" w:styleId="Odkaznakoment">
    <w:name w:val="annotation reference"/>
    <w:basedOn w:val="Standardnpsmoodstavce"/>
    <w:uiPriority w:val="99"/>
    <w:semiHidden/>
    <w:unhideWhenUsed/>
    <w:rsid w:val="00140109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140109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140109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140109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14010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fontTable" Target="fontTable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svg"/><Relationship Id="rId5" Type="http://schemas.openxmlformats.org/officeDocument/2006/relationships/comments" Target="comments.xml"/><Relationship Id="rId15" Type="http://schemas.openxmlformats.org/officeDocument/2006/relationships/customXml" Target="../customXml/item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80939D-AC6A-4495-BFDC-1A72F9A4F37E}"/>
</file>

<file path=customXml/itemProps2.xml><?xml version="1.0" encoding="utf-8"?>
<ds:datastoreItem xmlns:ds="http://schemas.openxmlformats.org/officeDocument/2006/customXml" ds:itemID="{6724C50C-A693-4EE4-B65F-90AFFEBD3E98}"/>
</file>

<file path=customXml/itemProps3.xml><?xml version="1.0" encoding="utf-8"?>
<ds:datastoreItem xmlns:ds="http://schemas.openxmlformats.org/officeDocument/2006/customXml" ds:itemID="{AFBBA3C3-0A67-4B7F-B1ED-3E18C5FAFD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307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Hanuš Jan</dc:creator>
  <cp:keywords/>
  <dc:description/>
  <cp:lastModifiedBy>J. Hora</cp:lastModifiedBy>
  <cp:revision>3</cp:revision>
  <dcterms:created xsi:type="dcterms:W3CDTF">2026-03-17T13:08:00Z</dcterms:created>
  <dcterms:modified xsi:type="dcterms:W3CDTF">2026-03-17T15:27:00Z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</Properties>
</file>