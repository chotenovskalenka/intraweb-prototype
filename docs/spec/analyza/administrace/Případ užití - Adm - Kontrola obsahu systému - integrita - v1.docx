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21F7" w:rsidR="1665CB06" w:rsidP="53D0D049" w:rsidRDefault="1665CB06" w14:paraId="515C56EB" w14:textId="506B7193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Název UC</w:t>
      </w:r>
    </w:p>
    <w:p w:rsidRPr="005C21F7" w:rsidR="53D0D049" w:rsidP="2560BA38" w:rsidRDefault="1F4F5677" w14:paraId="496645AE" w14:textId="34F8D748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Kontrola obsahu systému </w:t>
      </w:r>
      <w:r w:rsidRPr="005C21F7" w:rsidR="00F94190">
        <w:rPr>
          <w:rFonts w:ascii="Aptos" w:hAnsi="Aptos" w:eastAsia="Aptos" w:cs="Aptos"/>
          <w:color w:val="000000" w:themeColor="text1"/>
        </w:rPr>
        <w:t>–</w:t>
      </w:r>
      <w:r w:rsidRPr="005C21F7">
        <w:rPr>
          <w:rFonts w:ascii="Aptos" w:hAnsi="Aptos" w:eastAsia="Aptos" w:cs="Aptos"/>
          <w:color w:val="000000" w:themeColor="text1"/>
        </w:rPr>
        <w:t xml:space="preserve"> integrita</w:t>
      </w:r>
    </w:p>
    <w:p w:rsidR="00E773D6" w:rsidP="2560BA38" w:rsidRDefault="6E4A05C9" w14:paraId="4F442D27" w14:textId="77777777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Ověř</w:t>
      </w:r>
      <w:r w:rsidRPr="005C21F7" w:rsidR="7FAAC65B">
        <w:rPr>
          <w:rFonts w:ascii="Aptos" w:hAnsi="Aptos" w:eastAsia="Aptos" w:cs="Aptos"/>
          <w:color w:val="000000" w:themeColor="text1"/>
        </w:rPr>
        <w:t>ení</w:t>
      </w:r>
      <w:r w:rsidRPr="005C21F7">
        <w:rPr>
          <w:rFonts w:ascii="Aptos" w:hAnsi="Aptos" w:eastAsia="Aptos" w:cs="Aptos"/>
          <w:color w:val="000000" w:themeColor="text1"/>
        </w:rPr>
        <w:t xml:space="preserve"> integrit</w:t>
      </w:r>
      <w:r w:rsidRPr="005C21F7" w:rsidR="4D1A4501">
        <w:rPr>
          <w:rFonts w:ascii="Aptos" w:hAnsi="Aptos" w:eastAsia="Aptos" w:cs="Aptos"/>
          <w:color w:val="000000" w:themeColor="text1"/>
        </w:rPr>
        <w:t>y</w:t>
      </w:r>
      <w:r w:rsidRPr="005C21F7">
        <w:rPr>
          <w:rFonts w:ascii="Aptos" w:hAnsi="Aptos" w:eastAsia="Aptos" w:cs="Aptos"/>
          <w:color w:val="000000" w:themeColor="text1"/>
        </w:rPr>
        <w:t xml:space="preserve"> obsahu IS NDA</w:t>
      </w:r>
      <w:r w:rsidRPr="005C21F7" w:rsidR="1AFA3FB5">
        <w:rPr>
          <w:rFonts w:ascii="Aptos" w:hAnsi="Aptos" w:eastAsia="Aptos" w:cs="Aptos"/>
          <w:color w:val="000000" w:themeColor="text1"/>
        </w:rPr>
        <w:t xml:space="preserve"> (</w:t>
      </w:r>
      <w:r w:rsidRPr="005C21F7">
        <w:rPr>
          <w:rFonts w:ascii="Aptos" w:hAnsi="Aptos" w:eastAsia="Aptos" w:cs="Aptos"/>
          <w:color w:val="000000" w:themeColor="text1"/>
        </w:rPr>
        <w:t>FC Správy dat, FC Uložení dat</w:t>
      </w:r>
      <w:r w:rsidRPr="005C21F7" w:rsidR="4880F996">
        <w:rPr>
          <w:rFonts w:ascii="Aptos" w:hAnsi="Aptos" w:eastAsia="Aptos" w:cs="Aptos"/>
          <w:color w:val="000000" w:themeColor="text1"/>
        </w:rPr>
        <w:t xml:space="preserve"> </w:t>
      </w:r>
      <w:r w:rsidRPr="005C21F7" w:rsidR="00F94190">
        <w:rPr>
          <w:rFonts w:ascii="Aptos" w:hAnsi="Aptos" w:eastAsia="Aptos" w:cs="Aptos"/>
          <w:color w:val="000000" w:themeColor="text1"/>
        </w:rPr>
        <w:t>–</w:t>
      </w:r>
      <w:r w:rsidRPr="005C21F7" w:rsidR="312B0A9D">
        <w:rPr>
          <w:rFonts w:ascii="Aptos" w:hAnsi="Aptos" w:eastAsia="Aptos" w:cs="Aptos"/>
          <w:color w:val="000000" w:themeColor="text1"/>
        </w:rPr>
        <w:t xml:space="preserve"> jednotlivých AIP</w:t>
      </w:r>
      <w:r w:rsidRPr="005C21F7" w:rsidR="315F7294">
        <w:rPr>
          <w:rFonts w:ascii="Aptos" w:hAnsi="Aptos" w:eastAsia="Aptos" w:cs="Aptos"/>
          <w:color w:val="000000" w:themeColor="text1"/>
        </w:rPr>
        <w:t xml:space="preserve"> či jejich části a OCFL objektů</w:t>
      </w:r>
      <w:r w:rsidRPr="005C21F7" w:rsidR="4E1E480E">
        <w:rPr>
          <w:rFonts w:ascii="Aptos" w:hAnsi="Aptos" w:eastAsia="Aptos" w:cs="Aptos"/>
          <w:color w:val="000000" w:themeColor="text1"/>
        </w:rPr>
        <w:t>)</w:t>
      </w:r>
      <w:r w:rsidR="00E773D6">
        <w:rPr>
          <w:rFonts w:ascii="Aptos" w:hAnsi="Aptos" w:eastAsia="Aptos" w:cs="Aptos"/>
          <w:color w:val="000000" w:themeColor="text1"/>
        </w:rPr>
        <w:t>:</w:t>
      </w:r>
    </w:p>
    <w:p w:rsidR="00E773D6" w:rsidP="00942FE7" w:rsidRDefault="4E1E480E" w14:paraId="67CABC84" w14:textId="77777777">
      <w:pPr>
        <w:pStyle w:val="Odstavecseseznamem"/>
        <w:numPr>
          <w:ilvl w:val="0"/>
          <w:numId w:val="8"/>
        </w:numPr>
        <w:rPr>
          <w:rFonts w:ascii="Aptos" w:hAnsi="Aptos" w:eastAsia="Aptos" w:cs="Aptos"/>
          <w:color w:val="000000" w:themeColor="text1"/>
        </w:rPr>
      </w:pPr>
      <w:r w:rsidRPr="00E773D6">
        <w:rPr>
          <w:rFonts w:ascii="Aptos" w:hAnsi="Aptos" w:eastAsia="Aptos" w:cs="Aptos"/>
          <w:color w:val="000000" w:themeColor="text1"/>
        </w:rPr>
        <w:t xml:space="preserve">automatický proces, </w:t>
      </w:r>
    </w:p>
    <w:p w:rsidR="00E773D6" w:rsidP="00942FE7" w:rsidRDefault="4FC6B83F" w14:paraId="2635696E" w14:textId="77777777">
      <w:pPr>
        <w:pStyle w:val="Odstavecseseznamem"/>
        <w:numPr>
          <w:ilvl w:val="0"/>
          <w:numId w:val="8"/>
        </w:numPr>
        <w:rPr>
          <w:rFonts w:ascii="Aptos" w:hAnsi="Aptos" w:eastAsia="Aptos" w:cs="Aptos"/>
          <w:color w:val="000000" w:themeColor="text1"/>
        </w:rPr>
      </w:pPr>
      <w:r w:rsidRPr="00E773D6">
        <w:rPr>
          <w:rFonts w:ascii="Aptos" w:hAnsi="Aptos" w:eastAsia="Aptos" w:cs="Aptos"/>
          <w:color w:val="000000" w:themeColor="text1"/>
        </w:rPr>
        <w:t>pravidelná kontrola integrity dat probíhá průběžně</w:t>
      </w:r>
      <w:r w:rsidRPr="00E773D6" w:rsidR="00F95766">
        <w:rPr>
          <w:rFonts w:ascii="Aptos" w:hAnsi="Aptos" w:eastAsia="Aptos" w:cs="Aptos"/>
          <w:color w:val="000000" w:themeColor="text1"/>
        </w:rPr>
        <w:t>,</w:t>
      </w:r>
    </w:p>
    <w:p w:rsidR="00E773D6" w:rsidP="00942FE7" w:rsidRDefault="187B1F66" w14:paraId="1C838CE4" w14:textId="77777777">
      <w:pPr>
        <w:pStyle w:val="Odstavecseseznamem"/>
        <w:numPr>
          <w:ilvl w:val="0"/>
          <w:numId w:val="8"/>
        </w:numPr>
        <w:rPr>
          <w:rFonts w:ascii="Aptos" w:hAnsi="Aptos" w:eastAsia="Aptos" w:cs="Aptos"/>
          <w:color w:val="000000" w:themeColor="text1"/>
        </w:rPr>
      </w:pPr>
      <w:r w:rsidRPr="00E773D6">
        <w:rPr>
          <w:rFonts w:ascii="Aptos" w:hAnsi="Aptos" w:eastAsia="Aptos" w:cs="Aptos"/>
          <w:color w:val="000000" w:themeColor="text1"/>
        </w:rPr>
        <w:t xml:space="preserve">lze </w:t>
      </w:r>
      <w:r w:rsidRPr="00E773D6" w:rsidR="4E1E480E">
        <w:rPr>
          <w:rFonts w:ascii="Aptos" w:hAnsi="Aptos" w:eastAsia="Aptos" w:cs="Aptos"/>
          <w:color w:val="000000" w:themeColor="text1"/>
        </w:rPr>
        <w:t>nastav</w:t>
      </w:r>
      <w:r w:rsidRPr="00E773D6" w:rsidR="3C99BA81">
        <w:rPr>
          <w:rFonts w:ascii="Aptos" w:hAnsi="Aptos" w:eastAsia="Aptos" w:cs="Aptos"/>
          <w:color w:val="000000" w:themeColor="text1"/>
        </w:rPr>
        <w:t>it nové</w:t>
      </w:r>
      <w:r w:rsidRPr="00E773D6" w:rsidR="4E1E480E">
        <w:rPr>
          <w:rFonts w:ascii="Aptos" w:hAnsi="Aptos" w:eastAsia="Aptos" w:cs="Aptos"/>
          <w:color w:val="000000" w:themeColor="text1"/>
        </w:rPr>
        <w:t xml:space="preserve"> workflow</w:t>
      </w:r>
      <w:r w:rsidRPr="00E773D6" w:rsidR="66F5EB2A">
        <w:rPr>
          <w:rFonts w:ascii="Aptos" w:hAnsi="Aptos" w:eastAsia="Aptos" w:cs="Aptos"/>
          <w:color w:val="000000" w:themeColor="text1"/>
        </w:rPr>
        <w:t xml:space="preserve"> a</w:t>
      </w:r>
      <w:r w:rsidRPr="00E773D6" w:rsidR="4E1E480E">
        <w:rPr>
          <w:rFonts w:ascii="Aptos" w:hAnsi="Aptos" w:eastAsia="Aptos" w:cs="Aptos"/>
          <w:color w:val="000000" w:themeColor="text1"/>
        </w:rPr>
        <w:t xml:space="preserve"> konfigurace automatických kontrol</w:t>
      </w:r>
      <w:r w:rsidRPr="00E773D6" w:rsidR="00E773D6">
        <w:rPr>
          <w:rFonts w:ascii="Aptos" w:hAnsi="Aptos" w:eastAsia="Aptos" w:cs="Aptos"/>
          <w:color w:val="000000" w:themeColor="text1"/>
        </w:rPr>
        <w:t>,</w:t>
      </w:r>
    </w:p>
    <w:p w:rsidRPr="00E773D6" w:rsidR="53D0D049" w:rsidP="00942FE7" w:rsidRDefault="38056DBC" w14:paraId="50A742B6" w14:textId="0D507DFD">
      <w:pPr>
        <w:pStyle w:val="Odstavecseseznamem"/>
        <w:numPr>
          <w:ilvl w:val="0"/>
          <w:numId w:val="8"/>
        </w:numPr>
        <w:rPr>
          <w:rFonts w:ascii="Aptos" w:hAnsi="Aptos" w:eastAsia="Aptos" w:cs="Aptos"/>
          <w:color w:val="000000" w:themeColor="text1"/>
        </w:rPr>
      </w:pPr>
      <w:r w:rsidRPr="581818A2">
        <w:rPr>
          <w:rFonts w:ascii="Aptos" w:hAnsi="Aptos" w:eastAsia="Aptos" w:cs="Aptos"/>
          <w:color w:val="000000" w:themeColor="text1"/>
        </w:rPr>
        <w:t xml:space="preserve">lze spustit i </w:t>
      </w:r>
      <w:r w:rsidRPr="581818A2" w:rsidR="104274BB">
        <w:rPr>
          <w:rFonts w:ascii="Aptos" w:hAnsi="Aptos" w:eastAsia="Aptos" w:cs="Aptos"/>
          <w:color w:val="000000" w:themeColor="text1"/>
        </w:rPr>
        <w:t>operátorem/</w:t>
      </w:r>
      <w:r w:rsidRPr="581818A2">
        <w:rPr>
          <w:rFonts w:ascii="Aptos" w:hAnsi="Aptos" w:eastAsia="Aptos" w:cs="Aptos"/>
          <w:color w:val="000000" w:themeColor="text1"/>
        </w:rPr>
        <w:t>administrátorem</w:t>
      </w:r>
      <w:r w:rsidRPr="581818A2" w:rsidR="143ADAD9">
        <w:rPr>
          <w:rFonts w:ascii="Aptos" w:hAnsi="Aptos" w:eastAsia="Aptos" w:cs="Aptos"/>
          <w:color w:val="000000" w:themeColor="text1"/>
        </w:rPr>
        <w:t xml:space="preserve"> Administrace</w:t>
      </w:r>
      <w:r w:rsidRPr="581818A2" w:rsidR="593CB823">
        <w:rPr>
          <w:rFonts w:ascii="Aptos" w:hAnsi="Aptos" w:eastAsia="Aptos" w:cs="Aptos"/>
          <w:color w:val="000000" w:themeColor="text1"/>
        </w:rPr>
        <w:t>.</w:t>
      </w:r>
      <w:commentRangeStart w:id="0"/>
      <w:commentRangeEnd w:id="0"/>
      <w:r w:rsidRPr="00E773D6" w:rsidR="41F5484E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0"/>
      </w:r>
    </w:p>
    <w:p w:rsidRPr="005C21F7" w:rsidR="53D0D049" w:rsidP="53D0D049" w:rsidRDefault="53D0D049" w14:paraId="1566E2CE" w14:textId="7B4FB9DA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7DE933D8" w14:textId="35D13825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Identifikátor UC</w:t>
      </w:r>
    </w:p>
    <w:p w:rsidRPr="005C21F7" w:rsidR="007C1977" w:rsidP="03C996A2" w:rsidRDefault="007C1977" w14:paraId="34F25FF2" w14:textId="38584491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ADM-</w:t>
      </w:r>
      <w:r w:rsidRPr="005C21F7" w:rsidR="5DA00E0B">
        <w:rPr>
          <w:rFonts w:ascii="Aptos" w:hAnsi="Aptos" w:eastAsia="Aptos" w:cs="Aptos"/>
          <w:color w:val="000000" w:themeColor="text1"/>
        </w:rPr>
        <w:t>Integrita</w:t>
      </w:r>
    </w:p>
    <w:p w:rsidR="53D0D049" w:rsidP="53D0D049" w:rsidRDefault="000C7872" w14:paraId="43E7BA23" w14:textId="3F952749">
      <w:p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 xml:space="preserve">Souvisí s UC </w:t>
      </w:r>
      <w:r w:rsidR="004A3CC4">
        <w:rPr>
          <w:rFonts w:ascii="Aptos" w:hAnsi="Aptos" w:eastAsia="Aptos" w:cs="Aptos"/>
          <w:color w:val="000000" w:themeColor="text1"/>
        </w:rPr>
        <w:t>Kontrola integrity dat v FC Uložení dat (</w:t>
      </w:r>
      <w:r w:rsidRPr="004A3CC4" w:rsidR="004A3CC4">
        <w:rPr>
          <w:rFonts w:ascii="Aptos" w:hAnsi="Aptos" w:eastAsia="Aptos" w:cs="Aptos"/>
          <w:color w:val="000000" w:themeColor="text1"/>
        </w:rPr>
        <w:t>UD-INTEGRITY-CHECK-01</w:t>
      </w:r>
      <w:r w:rsidR="004A3CC4">
        <w:rPr>
          <w:rFonts w:ascii="Aptos" w:hAnsi="Aptos" w:eastAsia="Aptos" w:cs="Aptos"/>
          <w:color w:val="000000" w:themeColor="text1"/>
        </w:rPr>
        <w:t>).</w:t>
      </w:r>
    </w:p>
    <w:p w:rsidRPr="005C21F7" w:rsidR="004A3CC4" w:rsidP="53D0D049" w:rsidRDefault="004A3CC4" w14:paraId="1BECAFC1" w14:textId="77777777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678DD25C" w14:textId="3B86F61F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Úroveň</w:t>
      </w:r>
    </w:p>
    <w:p w:rsidRPr="005C21F7" w:rsidR="099D1C7A" w:rsidP="2560BA38" w:rsidRDefault="099D1C7A" w14:paraId="62C334F0" w14:textId="60346B68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Primární</w:t>
      </w:r>
      <w:r w:rsidRPr="005C21F7" w:rsidR="222B803C">
        <w:rPr>
          <w:rFonts w:ascii="Aptos" w:hAnsi="Aptos" w:eastAsia="Aptos" w:cs="Aptos"/>
          <w:color w:val="000000" w:themeColor="text1"/>
        </w:rPr>
        <w:t xml:space="preserve"> </w:t>
      </w:r>
      <w:r w:rsidRPr="005C21F7" w:rsidR="19CE58E9">
        <w:rPr>
          <w:rFonts w:ascii="Aptos" w:hAnsi="Aptos" w:eastAsia="Aptos" w:cs="Aptos"/>
          <w:color w:val="000000" w:themeColor="text1"/>
        </w:rPr>
        <w:t>úkol</w:t>
      </w:r>
      <w:r w:rsidRPr="005C21F7" w:rsidR="302038B9">
        <w:rPr>
          <w:rFonts w:ascii="Aptos" w:hAnsi="Aptos" w:eastAsia="Aptos" w:cs="Aptos"/>
          <w:color w:val="000000" w:themeColor="text1"/>
        </w:rPr>
        <w:t xml:space="preserve"> </w:t>
      </w:r>
      <w:r w:rsidRPr="005C21F7" w:rsidR="35ECF089">
        <w:rPr>
          <w:rFonts w:ascii="Aptos" w:hAnsi="Aptos" w:eastAsia="Aptos" w:cs="Aptos"/>
          <w:color w:val="000000" w:themeColor="text1"/>
        </w:rPr>
        <w:t>FC A</w:t>
      </w:r>
      <w:r w:rsidRPr="005C21F7" w:rsidR="090D5C14">
        <w:rPr>
          <w:rFonts w:ascii="Aptos" w:hAnsi="Aptos" w:eastAsia="Aptos" w:cs="Aptos"/>
          <w:color w:val="000000" w:themeColor="text1"/>
        </w:rPr>
        <w:t>dministrace</w:t>
      </w:r>
    </w:p>
    <w:p w:rsidRPr="005C21F7" w:rsidR="53D0D049" w:rsidP="53D0D049" w:rsidRDefault="53D0D049" w14:paraId="32414A23" w14:textId="60D3D6D9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55EC82B7" w14:textId="4752C7BB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Aktéři</w:t>
      </w:r>
    </w:p>
    <w:p w:rsidRPr="005C21F7" w:rsidR="00E21051" w:rsidP="53D0D049" w:rsidRDefault="00E21051" w14:paraId="7DDCA74D" w14:textId="77777777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Primární:</w:t>
      </w:r>
    </w:p>
    <w:p w:rsidRPr="005C21F7" w:rsidR="777B3E31" w:rsidP="00942FE7" w:rsidRDefault="777B3E31" w14:paraId="2370E583" w14:textId="29F31A95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FC </w:t>
      </w:r>
      <w:r w:rsidRPr="005C21F7" w:rsidR="4251B6C0">
        <w:rPr>
          <w:rFonts w:ascii="Aptos" w:hAnsi="Aptos" w:eastAsia="Aptos" w:cs="Aptos"/>
          <w:color w:val="000000" w:themeColor="text1"/>
        </w:rPr>
        <w:t>Administrace</w:t>
      </w:r>
      <w:r w:rsidRPr="005C21F7" w:rsidR="1840EE9F">
        <w:rPr>
          <w:rFonts w:ascii="Aptos" w:hAnsi="Aptos" w:eastAsia="Aptos" w:cs="Aptos"/>
          <w:color w:val="000000" w:themeColor="text1"/>
        </w:rPr>
        <w:t xml:space="preserve">, příp. </w:t>
      </w:r>
      <w:r w:rsidRPr="005C21F7" w:rsidR="35070BD6">
        <w:rPr>
          <w:rFonts w:ascii="Aptos" w:hAnsi="Aptos" w:eastAsia="Aptos" w:cs="Aptos"/>
          <w:color w:val="000000" w:themeColor="text1"/>
        </w:rPr>
        <w:t>Operátor/</w:t>
      </w:r>
      <w:r w:rsidRPr="005C21F7" w:rsidR="1840EE9F">
        <w:rPr>
          <w:rFonts w:ascii="Aptos" w:hAnsi="Aptos" w:eastAsia="Aptos" w:cs="Aptos"/>
          <w:color w:val="000000" w:themeColor="text1"/>
        </w:rPr>
        <w:t>Administrátor</w:t>
      </w:r>
      <w:r w:rsidRPr="005C21F7" w:rsidR="61BB3016">
        <w:rPr>
          <w:rFonts w:ascii="Aptos" w:hAnsi="Aptos" w:eastAsia="Aptos" w:cs="Aptos"/>
          <w:color w:val="000000" w:themeColor="text1"/>
        </w:rPr>
        <w:t xml:space="preserve"> Administrace</w:t>
      </w:r>
    </w:p>
    <w:p w:rsidRPr="005C21F7" w:rsidR="3AFACEBA" w:rsidP="3AFACEBA" w:rsidRDefault="3AFACEBA" w14:paraId="02AA5855" w14:textId="1F64128A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6F4EADFC" w14:textId="77F6977E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Sekundární: </w:t>
      </w:r>
    </w:p>
    <w:p w:rsidRPr="005C21F7" w:rsidR="0018605F" w:rsidP="00942FE7" w:rsidRDefault="39ED92CB" w14:paraId="4F81B521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FC Správa dat </w:t>
      </w:r>
    </w:p>
    <w:p w:rsidRPr="005C21F7" w:rsidR="0018605F" w:rsidP="00942FE7" w:rsidRDefault="39ED92CB" w14:paraId="1CE84984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FC Uložení dat </w:t>
      </w:r>
    </w:p>
    <w:p w:rsidRPr="005C21F7" w:rsidR="0018605F" w:rsidP="00942FE7" w:rsidRDefault="00EE12D7" w14:paraId="2C2ABF82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FC Příjem</w:t>
      </w:r>
    </w:p>
    <w:p w:rsidRPr="005C21F7" w:rsidR="0018605F" w:rsidP="00942FE7" w:rsidRDefault="0BCCFD04" w14:paraId="08B487E8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FC Plánování uchovávání</w:t>
      </w:r>
    </w:p>
    <w:p w:rsidRPr="005C21F7" w:rsidR="0018605F" w:rsidP="00942FE7" w:rsidRDefault="0018605F" w14:paraId="66834A30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F</w:t>
      </w:r>
      <w:r w:rsidRPr="005C21F7" w:rsidR="17284349">
        <w:rPr>
          <w:rFonts w:ascii="Aptos" w:hAnsi="Aptos" w:eastAsia="Aptos" w:cs="Aptos"/>
          <w:color w:val="000000" w:themeColor="text1"/>
        </w:rPr>
        <w:t>C Přístup</w:t>
      </w:r>
    </w:p>
    <w:p w:rsidRPr="005C21F7" w:rsidR="0018605F" w:rsidP="00942FE7" w:rsidRDefault="0BCCFD04" w14:paraId="76DECB36" w14:textId="77777777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Modul Migrace</w:t>
      </w:r>
      <w:r w:rsidRPr="005C21F7" w:rsidR="2BA398C3">
        <w:rPr>
          <w:rFonts w:ascii="Aptos" w:hAnsi="Aptos" w:eastAsia="Aptos" w:cs="Aptos"/>
          <w:color w:val="000000" w:themeColor="text1"/>
        </w:rPr>
        <w:t xml:space="preserve">, OCR/ASR, Překlad, Náhled, AI, </w:t>
      </w:r>
      <w:r w:rsidRPr="005C21F7" w:rsidR="0E522A37">
        <w:rPr>
          <w:rFonts w:ascii="Aptos" w:hAnsi="Aptos" w:eastAsia="Aptos" w:cs="Aptos"/>
          <w:color w:val="000000" w:themeColor="text1"/>
        </w:rPr>
        <w:t>GeoCAD</w:t>
      </w:r>
    </w:p>
    <w:p w:rsidRPr="005C21F7" w:rsidR="2BA398C3" w:rsidP="00942FE7" w:rsidRDefault="2BA398C3" w14:paraId="54F7BA62" w14:textId="3B884C2A">
      <w:pPr>
        <w:pStyle w:val="Odstavecseseznamem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Služba KPSVD</w:t>
      </w:r>
    </w:p>
    <w:p w:rsidRPr="005C21F7" w:rsidR="53D0D049" w:rsidP="53D0D049" w:rsidRDefault="53D0D049" w14:paraId="46993666" w14:textId="4087F1AD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2D66D412" w14:textId="1517AD9A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Zainteresované strany a jejich zájmy</w:t>
      </w:r>
    </w:p>
    <w:p w:rsidRPr="000D3288" w:rsidR="1FE74106" w:rsidP="000D3288" w:rsidRDefault="20142469" w14:paraId="05D04F43" w14:textId="25487BCA">
      <w:pPr>
        <w:rPr>
          <w:rFonts w:ascii="Aptos" w:hAnsi="Aptos" w:eastAsia="Aptos" w:cs="Aptos"/>
          <w:color w:val="000000" w:themeColor="text1"/>
        </w:rPr>
      </w:pPr>
      <w:r w:rsidRPr="000D3288">
        <w:rPr>
          <w:rFonts w:ascii="Aptos" w:hAnsi="Aptos" w:eastAsia="Aptos" w:cs="Aptos"/>
          <w:color w:val="000000" w:themeColor="text1"/>
        </w:rPr>
        <w:t>FC Administrace – kontrola integrity</w:t>
      </w:r>
    </w:p>
    <w:p w:rsidRPr="005C21F7" w:rsidR="41EA63E7" w:rsidP="41EA63E7" w:rsidRDefault="41EA63E7" w14:paraId="4287BAC3" w14:textId="20C31672">
      <w:pPr>
        <w:pStyle w:val="Odstavecseseznamem"/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1686E581" w14:textId="76397886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lastRenderedPageBreak/>
        <w:t>Předpoklady (Preconditions)</w:t>
      </w:r>
    </w:p>
    <w:p w:rsidRPr="005C21F7" w:rsidR="33FD397D" w:rsidP="3AFACEBA" w:rsidRDefault="33FD397D" w14:paraId="1C2E5979" w14:textId="2B3F0F64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Systém je v</w:t>
      </w:r>
      <w:r w:rsidRPr="005C21F7" w:rsidR="157BEF0A">
        <w:rPr>
          <w:rFonts w:ascii="Aptos" w:hAnsi="Aptos" w:eastAsia="Aptos" w:cs="Aptos"/>
          <w:color w:val="000000" w:themeColor="text1"/>
        </w:rPr>
        <w:t>e stavu, kdy lze spustit a provést kontrolu</w:t>
      </w:r>
      <w:r w:rsidRPr="005C21F7">
        <w:rPr>
          <w:rFonts w:ascii="Aptos" w:hAnsi="Aptos" w:eastAsia="Aptos" w:cs="Aptos"/>
          <w:color w:val="000000" w:themeColor="text1"/>
        </w:rPr>
        <w:t xml:space="preserve"> </w:t>
      </w:r>
      <w:r w:rsidRPr="005C21F7" w:rsidR="21E9F62F">
        <w:rPr>
          <w:rFonts w:ascii="Aptos" w:hAnsi="Aptos" w:eastAsia="Aptos" w:cs="Aptos"/>
          <w:color w:val="000000" w:themeColor="text1"/>
        </w:rPr>
        <w:t xml:space="preserve">(nemusí být v </w:t>
      </w:r>
      <w:r w:rsidRPr="005C21F7">
        <w:rPr>
          <w:rFonts w:ascii="Aptos" w:hAnsi="Aptos" w:eastAsia="Aptos" w:cs="Aptos"/>
          <w:color w:val="000000" w:themeColor="text1"/>
        </w:rPr>
        <w:t>konzistentním stavu</w:t>
      </w:r>
      <w:r w:rsidRPr="005C21F7" w:rsidR="4D1E48BE">
        <w:rPr>
          <w:rFonts w:ascii="Aptos" w:hAnsi="Aptos" w:eastAsia="Aptos" w:cs="Aptos"/>
          <w:color w:val="000000" w:themeColor="text1"/>
        </w:rPr>
        <w:t>)</w:t>
      </w:r>
      <w:r w:rsidRPr="005C21F7" w:rsidR="58CAFB80">
        <w:rPr>
          <w:rFonts w:ascii="Aptos" w:hAnsi="Aptos" w:eastAsia="Aptos" w:cs="Aptos"/>
          <w:color w:val="000000" w:themeColor="text1"/>
        </w:rPr>
        <w:t>.</w:t>
      </w:r>
    </w:p>
    <w:p w:rsidRPr="005C21F7" w:rsidR="64DEB4F1" w:rsidP="41EA63E7" w:rsidRDefault="262EADC5" w14:paraId="15B5BD1B" w14:textId="392118E7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005C21F7">
        <w:rPr>
          <w:rFonts w:ascii="Aptos" w:hAnsi="Aptos" w:eastAsia="Aptos" w:cs="Aptos"/>
          <w:color w:val="000000" w:themeColor="text1"/>
        </w:rPr>
        <w:t>Existuj</w:t>
      </w:r>
      <w:r w:rsidRPr="005C21F7" w:rsidR="6DA67C51">
        <w:rPr>
          <w:rFonts w:ascii="Aptos" w:hAnsi="Aptos" w:eastAsia="Aptos" w:cs="Aptos"/>
          <w:color w:val="000000" w:themeColor="text1"/>
        </w:rPr>
        <w:t>e konfigurace pro defaultní nastavení workflow a rozhraní.</w:t>
      </w:r>
    </w:p>
    <w:p w:rsidRPr="005C21F7" w:rsidR="16B256BA" w:rsidP="2560BA38" w:rsidRDefault="16B256BA" w14:paraId="382BE631" w14:textId="6E5D87BC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Nastane událost, která spouští automatickou kontrolu integrity (uplynutí</w:t>
      </w:r>
      <w:r w:rsidRPr="005C21F7" w:rsidR="155769D6">
        <w:rPr>
          <w:rFonts w:ascii="Aptos" w:hAnsi="Aptos" w:eastAsia="Aptos" w:cs="Aptos"/>
          <w:color w:val="000000" w:themeColor="text1"/>
        </w:rPr>
        <w:t xml:space="preserve"> časového intervalu, nastane určitá chyba/výjimka, dojde k určitému počtu chyb apod.)</w:t>
      </w:r>
    </w:p>
    <w:p w:rsidRPr="005C21F7" w:rsidR="29232748" w:rsidP="5F13AA0A" w:rsidRDefault="29232748" w14:paraId="34CCED15" w14:textId="4D83D6A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V IS NDA jsou data</w:t>
      </w:r>
      <w:r w:rsidRPr="005C21F7" w:rsidR="1B4FA8EA">
        <w:rPr>
          <w:rFonts w:ascii="Aptos" w:hAnsi="Aptos" w:eastAsia="Aptos" w:cs="Aptos"/>
          <w:color w:val="000000" w:themeColor="text1"/>
        </w:rPr>
        <w:t xml:space="preserve"> (archiválie a jejich metadata)</w:t>
      </w:r>
    </w:p>
    <w:p w:rsidRPr="005C21F7" w:rsidR="7FC276F0" w:rsidP="2560BA38" w:rsidRDefault="7FC276F0" w14:paraId="06A5C300" w14:textId="337A351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Ve </w:t>
      </w:r>
      <w:r w:rsidRPr="00511BE0">
        <w:rPr>
          <w:rFonts w:ascii="Aptos" w:hAnsi="Aptos" w:eastAsia="Aptos" w:cs="Aptos"/>
          <w:color w:val="000000" w:themeColor="text1"/>
        </w:rPr>
        <w:t>FC Administrace existuje přehled plánovaných procesů</w:t>
      </w:r>
      <w:r w:rsidRPr="005C21F7">
        <w:rPr>
          <w:rFonts w:ascii="Aptos" w:hAnsi="Aptos" w:eastAsia="Aptos" w:cs="Aptos"/>
          <w:color w:val="000000" w:themeColor="text1"/>
        </w:rPr>
        <w:t xml:space="preserve">, vč. </w:t>
      </w:r>
      <w:r w:rsidR="00511BE0">
        <w:rPr>
          <w:rFonts w:ascii="Aptos" w:hAnsi="Aptos" w:eastAsia="Aptos" w:cs="Aptos"/>
          <w:color w:val="000000" w:themeColor="text1"/>
        </w:rPr>
        <w:t>k</w:t>
      </w:r>
      <w:r w:rsidRPr="005C21F7">
        <w:rPr>
          <w:rFonts w:ascii="Aptos" w:hAnsi="Aptos" w:eastAsia="Aptos" w:cs="Aptos"/>
          <w:color w:val="000000" w:themeColor="text1"/>
        </w:rPr>
        <w:t>ontrol – procesy zadané ručně a automatické kontroly</w:t>
      </w:r>
      <w:r w:rsidR="00511BE0">
        <w:rPr>
          <w:rFonts w:ascii="Aptos" w:hAnsi="Aptos" w:eastAsia="Aptos" w:cs="Aptos"/>
          <w:color w:val="000000" w:themeColor="text1"/>
        </w:rPr>
        <w:t>.</w:t>
      </w:r>
    </w:p>
    <w:p w:rsidRPr="005C21F7" w:rsidR="41EA63E7" w:rsidP="41EA63E7" w:rsidRDefault="41EA63E7" w14:paraId="34027D97" w14:textId="4A9D8D93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11C692D7" w14:textId="2DEDE425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Spouštěč (Trigger)</w:t>
      </w:r>
    </w:p>
    <w:p w:rsidRPr="005C21F7" w:rsidR="53D0D049" w:rsidP="2560BA38" w:rsidRDefault="44D1DB1E" w14:paraId="10D0F8AC" w14:textId="64FD7DB2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Automatická kontrola </w:t>
      </w:r>
      <w:r w:rsidR="0022694D">
        <w:rPr>
          <w:rFonts w:ascii="Aptos" w:hAnsi="Aptos" w:eastAsia="Aptos" w:cs="Aptos"/>
          <w:color w:val="000000" w:themeColor="text1"/>
        </w:rPr>
        <w:t>–</w:t>
      </w:r>
      <w:r w:rsidRPr="005C21F7">
        <w:rPr>
          <w:rFonts w:ascii="Aptos" w:hAnsi="Aptos" w:eastAsia="Aptos" w:cs="Aptos"/>
          <w:color w:val="000000" w:themeColor="text1"/>
        </w:rPr>
        <w:t xml:space="preserve"> </w:t>
      </w:r>
      <w:r w:rsidRPr="005C21F7" w:rsidR="0E1AEEE4">
        <w:rPr>
          <w:rFonts w:ascii="Aptos" w:hAnsi="Aptos" w:eastAsia="Aptos" w:cs="Aptos"/>
          <w:color w:val="000000" w:themeColor="text1"/>
        </w:rPr>
        <w:t>Nastane událost, která spouští automatickou kontrolu integrity (uplynutí časového intervalu, nastane určitá chyba/výjimka, dojde k určitému počtu chyb apod.)</w:t>
      </w:r>
    </w:p>
    <w:p w:rsidRPr="005C21F7" w:rsidR="53D0D049" w:rsidP="2560BA38" w:rsidRDefault="1C109553" w14:paraId="4D27B74E" w14:textId="4991E28B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Nebo</w:t>
      </w:r>
    </w:p>
    <w:p w:rsidR="53D0D049" w:rsidP="2560BA38" w:rsidRDefault="1C109553" w14:paraId="4B113B8D" w14:textId="149023F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Spuštění </w:t>
      </w:r>
      <w:r w:rsidRPr="005C21F7" w:rsidR="54A46817">
        <w:rPr>
          <w:rFonts w:ascii="Aptos" w:hAnsi="Aptos" w:eastAsia="Aptos" w:cs="Aptos"/>
          <w:color w:val="000000" w:themeColor="text1"/>
        </w:rPr>
        <w:t>operátorem/</w:t>
      </w:r>
      <w:r w:rsidRPr="005C21F7">
        <w:rPr>
          <w:rFonts w:ascii="Aptos" w:hAnsi="Aptos" w:eastAsia="Aptos" w:cs="Aptos"/>
          <w:color w:val="000000" w:themeColor="text1"/>
        </w:rPr>
        <w:t>administrátorem</w:t>
      </w:r>
      <w:r w:rsidRPr="005C21F7" w:rsidR="64F2C29D">
        <w:rPr>
          <w:rFonts w:ascii="Aptos" w:hAnsi="Aptos" w:eastAsia="Aptos" w:cs="Aptos"/>
          <w:color w:val="000000" w:themeColor="text1"/>
        </w:rPr>
        <w:t xml:space="preserve"> FC Administrace</w:t>
      </w:r>
    </w:p>
    <w:p w:rsidRPr="005C21F7" w:rsidR="000368D3" w:rsidP="2560BA38" w:rsidRDefault="000368D3" w14:paraId="1C2311CE" w14:textId="77777777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6D88EAA0" w14:textId="1084D2A3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Minimální záruky</w:t>
      </w:r>
    </w:p>
    <w:p w:rsidRPr="005C21F7" w:rsidR="58A04A9D" w:rsidP="5F13AA0A" w:rsidRDefault="58A04A9D" w14:paraId="6F693256" w14:textId="49EE23E9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U p</w:t>
      </w:r>
      <w:r w:rsidRPr="005C21F7" w:rsidR="7A1A12FC">
        <w:rPr>
          <w:rFonts w:ascii="Aptos" w:hAnsi="Aptos" w:eastAsia="Aptos" w:cs="Aptos"/>
          <w:color w:val="000000" w:themeColor="text1"/>
        </w:rPr>
        <w:t xml:space="preserve">lánované kontroly integrity je vyznačen stav průběhu </w:t>
      </w:r>
      <w:r w:rsidRPr="005C21F7" w:rsidR="05EAEB46">
        <w:rPr>
          <w:rFonts w:ascii="Aptos" w:hAnsi="Aptos" w:eastAsia="Aptos" w:cs="Aptos"/>
          <w:color w:val="000000" w:themeColor="text1"/>
        </w:rPr>
        <w:t xml:space="preserve">(např. </w:t>
      </w:r>
      <w:r w:rsidRPr="005C21F7" w:rsidR="74A606D4">
        <w:rPr>
          <w:rFonts w:ascii="Aptos" w:hAnsi="Aptos" w:eastAsia="Aptos" w:cs="Aptos"/>
          <w:color w:val="000000" w:themeColor="text1"/>
        </w:rPr>
        <w:t xml:space="preserve">Probíhá, </w:t>
      </w:r>
      <w:r w:rsidRPr="005C21F7" w:rsidR="1F23BF41">
        <w:rPr>
          <w:rFonts w:ascii="Aptos" w:hAnsi="Aptos" w:eastAsia="Aptos" w:cs="Aptos"/>
          <w:color w:val="000000" w:themeColor="text1"/>
        </w:rPr>
        <w:t xml:space="preserve">Ověření oprávnění, </w:t>
      </w:r>
      <w:r w:rsidRPr="005C21F7" w:rsidR="05EAEB46">
        <w:rPr>
          <w:rFonts w:ascii="Aptos" w:hAnsi="Aptos" w:eastAsia="Aptos" w:cs="Aptos"/>
          <w:color w:val="000000" w:themeColor="text1"/>
        </w:rPr>
        <w:t>Hledám ve S</w:t>
      </w:r>
      <w:r w:rsidRPr="005C21F7" w:rsidR="298CBB2A">
        <w:rPr>
          <w:rFonts w:ascii="Aptos" w:hAnsi="Aptos" w:eastAsia="Aptos" w:cs="Aptos"/>
          <w:color w:val="000000" w:themeColor="text1"/>
        </w:rPr>
        <w:t xml:space="preserve">právě dat, Příprava komponent, </w:t>
      </w:r>
      <w:r w:rsidRPr="005C21F7" w:rsidR="58ACBA18">
        <w:rPr>
          <w:rFonts w:ascii="Aptos" w:hAnsi="Aptos" w:eastAsia="Aptos" w:cs="Aptos"/>
          <w:color w:val="000000" w:themeColor="text1"/>
        </w:rPr>
        <w:t>Příprava seznamu apod.).</w:t>
      </w:r>
    </w:p>
    <w:p w:rsidRPr="005C21F7" w:rsidR="58ACBA18" w:rsidP="5F13AA0A" w:rsidRDefault="58ACBA18" w14:paraId="06A2C8C2" w14:textId="1A296FCA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Systém zapíše</w:t>
      </w:r>
      <w:r w:rsidRPr="005C21F7">
        <w:rPr>
          <w:rFonts w:ascii="Aptos" w:hAnsi="Aptos" w:eastAsia="Aptos" w:cs="Aptos"/>
          <w:b/>
          <w:bCs/>
          <w:color w:val="000000" w:themeColor="text1"/>
        </w:rPr>
        <w:t xml:space="preserve"> </w:t>
      </w:r>
      <w:r w:rsidRPr="005C21F7">
        <w:rPr>
          <w:rFonts w:ascii="Aptos" w:hAnsi="Aptos" w:eastAsia="Aptos" w:cs="Aptos"/>
          <w:color w:val="000000" w:themeColor="text1"/>
        </w:rPr>
        <w:t xml:space="preserve">informaci o </w:t>
      </w:r>
      <w:r w:rsidRPr="005C21F7" w:rsidR="4FC33559">
        <w:rPr>
          <w:rFonts w:ascii="Aptos" w:hAnsi="Aptos" w:eastAsia="Aptos" w:cs="Aptos"/>
          <w:color w:val="000000" w:themeColor="text1"/>
        </w:rPr>
        <w:t>kontrole</w:t>
      </w:r>
      <w:r w:rsidRPr="005C21F7">
        <w:rPr>
          <w:rFonts w:ascii="Aptos" w:hAnsi="Aptos" w:eastAsia="Aptos" w:cs="Aptos"/>
          <w:color w:val="000000" w:themeColor="text1"/>
        </w:rPr>
        <w:t xml:space="preserve"> </w:t>
      </w:r>
      <w:r w:rsidRPr="005C21F7" w:rsidR="7A0545A6">
        <w:rPr>
          <w:rFonts w:ascii="Aptos" w:hAnsi="Aptos" w:eastAsia="Aptos" w:cs="Aptos"/>
          <w:color w:val="000000" w:themeColor="text1"/>
        </w:rPr>
        <w:t xml:space="preserve">a jejím výsledku </w:t>
      </w:r>
      <w:r w:rsidRPr="005C21F7">
        <w:rPr>
          <w:rFonts w:ascii="Aptos" w:hAnsi="Aptos" w:eastAsia="Aptos" w:cs="Aptos"/>
          <w:color w:val="000000" w:themeColor="text1"/>
        </w:rPr>
        <w:t xml:space="preserve">do transakčního protokolu, včetně příp. </w:t>
      </w:r>
      <w:r w:rsidR="000C7F2B">
        <w:rPr>
          <w:rFonts w:ascii="Aptos" w:hAnsi="Aptos" w:eastAsia="Aptos" w:cs="Aptos"/>
          <w:color w:val="000000" w:themeColor="text1"/>
        </w:rPr>
        <w:t>c</w:t>
      </w:r>
      <w:r w:rsidRPr="005C21F7">
        <w:rPr>
          <w:rFonts w:ascii="Aptos" w:hAnsi="Aptos" w:eastAsia="Aptos" w:cs="Aptos"/>
          <w:color w:val="000000" w:themeColor="text1"/>
        </w:rPr>
        <w:t>hyb</w:t>
      </w:r>
      <w:r w:rsidRPr="005C21F7" w:rsidR="6345FC2E">
        <w:rPr>
          <w:rFonts w:ascii="Aptos" w:hAnsi="Aptos" w:eastAsia="Aptos" w:cs="Aptos"/>
          <w:color w:val="000000" w:themeColor="text1"/>
        </w:rPr>
        <w:t>, ve F</w:t>
      </w:r>
      <w:r w:rsidRPr="005C21F7" w:rsidR="07D8595A">
        <w:rPr>
          <w:rFonts w:ascii="Aptos" w:hAnsi="Aptos" w:eastAsia="Aptos" w:cs="Aptos"/>
          <w:color w:val="000000" w:themeColor="text1"/>
        </w:rPr>
        <w:t>C</w:t>
      </w:r>
      <w:r w:rsidRPr="005C21F7" w:rsidR="6345FC2E">
        <w:rPr>
          <w:rFonts w:ascii="Aptos" w:hAnsi="Aptos" w:eastAsia="Aptos" w:cs="Aptos"/>
          <w:color w:val="000000" w:themeColor="text1"/>
        </w:rPr>
        <w:t xml:space="preserve"> Správa dat.</w:t>
      </w:r>
      <w:r w:rsidR="000C7F2B">
        <w:rPr>
          <w:rFonts w:ascii="Aptos" w:hAnsi="Aptos" w:eastAsia="Aptos" w:cs="Aptos"/>
          <w:color w:val="000000" w:themeColor="text1"/>
        </w:rPr>
        <w:t xml:space="preserve"> </w:t>
      </w:r>
      <w:r w:rsidR="009F5B4C">
        <w:rPr>
          <w:rFonts w:ascii="Aptos" w:hAnsi="Aptos" w:eastAsia="Aptos" w:cs="Aptos"/>
          <w:color w:val="000000" w:themeColor="text1"/>
        </w:rPr>
        <w:t>Zapisuje se stejná informace, jako je potřeba pro zapsání do PREMIS.</w:t>
      </w:r>
    </w:p>
    <w:p w:rsidRPr="005C21F7" w:rsidR="6345FC2E" w:rsidP="2560BA38" w:rsidRDefault="6345FC2E" w14:paraId="75B913E0" w14:textId="01B016AA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Kontrola integrity se zapíše do historie (metadata preservation/premis) AIP. </w:t>
      </w:r>
    </w:p>
    <w:p w:rsidRPr="005C21F7" w:rsidR="58ACBA18" w:rsidP="5F13AA0A" w:rsidRDefault="58ACBA18" w14:paraId="69C28371" w14:textId="07215611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Systém notifikuje</w:t>
      </w:r>
      <w:r w:rsidRPr="005C21F7" w:rsidR="74D7D9D6">
        <w:rPr>
          <w:rFonts w:ascii="Aptos" w:hAnsi="Aptos" w:eastAsia="Aptos" w:cs="Aptos"/>
          <w:color w:val="000000" w:themeColor="text1"/>
        </w:rPr>
        <w:t xml:space="preserve"> Operátora/Administrátora Administrace</w:t>
      </w:r>
      <w:r w:rsidRPr="005C21F7">
        <w:rPr>
          <w:rFonts w:ascii="Aptos" w:hAnsi="Aptos" w:eastAsia="Aptos" w:cs="Aptos"/>
          <w:color w:val="000000" w:themeColor="text1"/>
        </w:rPr>
        <w:t xml:space="preserve"> v případě chyby</w:t>
      </w:r>
      <w:r w:rsidRPr="005C21F7" w:rsidR="240AA0CD">
        <w:rPr>
          <w:rFonts w:ascii="Aptos" w:hAnsi="Aptos" w:eastAsia="Aptos" w:cs="Aptos"/>
          <w:color w:val="000000" w:themeColor="text1"/>
        </w:rPr>
        <w:t xml:space="preserve"> spuštění procesu kontroly integrity</w:t>
      </w:r>
      <w:r w:rsidR="006658DC">
        <w:rPr>
          <w:rFonts w:ascii="Aptos" w:hAnsi="Aptos" w:eastAsia="Aptos" w:cs="Aptos"/>
          <w:color w:val="000000" w:themeColor="text1"/>
        </w:rPr>
        <w:t>.</w:t>
      </w:r>
    </w:p>
    <w:p w:rsidRPr="005C21F7" w:rsidR="5C1816D0" w:rsidP="5F13AA0A" w:rsidRDefault="5C1816D0" w14:paraId="32288E7E" w14:textId="010F015B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IS NDA </w:t>
      </w:r>
      <w:r w:rsidRPr="005C21F7" w:rsidR="43F7EBB4">
        <w:rPr>
          <w:rFonts w:ascii="Aptos" w:hAnsi="Aptos" w:eastAsia="Aptos" w:cs="Aptos"/>
          <w:color w:val="000000" w:themeColor="text1"/>
        </w:rPr>
        <w:t xml:space="preserve">jinak </w:t>
      </w:r>
      <w:r w:rsidRPr="005C21F7">
        <w:rPr>
          <w:rFonts w:ascii="Aptos" w:hAnsi="Aptos" w:eastAsia="Aptos" w:cs="Aptos"/>
          <w:color w:val="000000" w:themeColor="text1"/>
        </w:rPr>
        <w:t>provádí očekávané činnosti, komunikuje, poskytuje očekávané výstupy.</w:t>
      </w:r>
    </w:p>
    <w:p w:rsidRPr="005C21F7" w:rsidR="53D0D049" w:rsidP="53D0D049" w:rsidRDefault="53D0D049" w14:paraId="7ED85B8B" w14:textId="7BC7AF82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57F5354E" w14:textId="7569FEC6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Záruky po úspěšném dokončení (Success Guarantees / Postconditions)</w:t>
      </w:r>
    </w:p>
    <w:p w:rsidRPr="005C21F7" w:rsidR="4CF328C4" w:rsidP="41EA63E7" w:rsidRDefault="3E910946" w14:paraId="3CF3BD2A" w14:textId="4BF15F6C">
      <w:pPr>
        <w:spacing w:line="259" w:lineRule="auto"/>
      </w:pPr>
      <w:r w:rsidRPr="005C21F7">
        <w:rPr>
          <w:rFonts w:ascii="Aptos" w:hAnsi="Aptos" w:eastAsia="Aptos" w:cs="Aptos"/>
          <w:color w:val="000000" w:themeColor="text1"/>
        </w:rPr>
        <w:t>IS NDA</w:t>
      </w:r>
      <w:r w:rsidRPr="005C21F7" w:rsidR="4CF328C4">
        <w:rPr>
          <w:rFonts w:ascii="Aptos" w:hAnsi="Aptos" w:eastAsia="Aptos" w:cs="Aptos"/>
          <w:color w:val="000000" w:themeColor="text1"/>
        </w:rPr>
        <w:t xml:space="preserve"> je v </w:t>
      </w:r>
      <w:r w:rsidRPr="005C21F7" w:rsidR="2C03FEC9">
        <w:rPr>
          <w:rFonts w:ascii="Aptos" w:hAnsi="Aptos" w:eastAsia="Aptos" w:cs="Aptos"/>
          <w:color w:val="000000" w:themeColor="text1"/>
        </w:rPr>
        <w:t xml:space="preserve">očekávaném </w:t>
      </w:r>
      <w:r w:rsidRPr="005C21F7" w:rsidR="4CF328C4">
        <w:rPr>
          <w:rFonts w:ascii="Aptos" w:hAnsi="Aptos" w:eastAsia="Aptos" w:cs="Aptos"/>
          <w:color w:val="000000" w:themeColor="text1"/>
        </w:rPr>
        <w:t>stavu</w:t>
      </w:r>
      <w:r w:rsidRPr="005C21F7" w:rsidR="204C8AB9">
        <w:rPr>
          <w:rFonts w:ascii="Aptos" w:hAnsi="Aptos" w:eastAsia="Aptos" w:cs="Aptos"/>
          <w:color w:val="000000" w:themeColor="text1"/>
        </w:rPr>
        <w:t>.</w:t>
      </w:r>
    </w:p>
    <w:p w:rsidRPr="005C21F7" w:rsidR="4D5F184D" w:rsidP="2560BA38" w:rsidRDefault="4D5F184D" w14:paraId="6CDFBD63" w14:textId="2696F234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Při kontrole integrity AIP je tato událost zapsána v AIP/metadata/preservation/premis </w:t>
      </w:r>
    </w:p>
    <w:p w:rsidRPr="005C21F7" w:rsidR="52969721" w:rsidP="5F13AA0A" w:rsidRDefault="7D647AF2" w14:paraId="0F98624E" w14:textId="02D9566F">
      <w:pPr>
        <w:spacing w:line="259" w:lineRule="auto"/>
      </w:pPr>
      <w:r w:rsidRPr="005C21F7">
        <w:rPr>
          <w:rFonts w:ascii="Aptos" w:hAnsi="Aptos" w:eastAsia="Aptos" w:cs="Aptos"/>
          <w:color w:val="000000" w:themeColor="text1"/>
        </w:rPr>
        <w:t>Operace Kontrola integrity</w:t>
      </w:r>
      <w:r w:rsidRPr="005C21F7" w:rsidR="52969721">
        <w:rPr>
          <w:rFonts w:ascii="Aptos" w:hAnsi="Aptos" w:eastAsia="Aptos" w:cs="Aptos"/>
          <w:color w:val="000000" w:themeColor="text1"/>
        </w:rPr>
        <w:t xml:space="preserve"> končí relevantní</w:t>
      </w:r>
      <w:r w:rsidRPr="005C21F7" w:rsidR="5142C343">
        <w:rPr>
          <w:rFonts w:ascii="Aptos" w:hAnsi="Aptos" w:eastAsia="Aptos" w:cs="Aptos"/>
          <w:color w:val="000000" w:themeColor="text1"/>
        </w:rPr>
        <w:t>m výstupem</w:t>
      </w:r>
      <w:r w:rsidRPr="005C21F7" w:rsidR="4E2ECA9A">
        <w:rPr>
          <w:rFonts w:ascii="Aptos" w:hAnsi="Aptos" w:eastAsia="Aptos" w:cs="Aptos"/>
          <w:color w:val="000000" w:themeColor="text1"/>
        </w:rPr>
        <w:t>.</w:t>
      </w:r>
    </w:p>
    <w:p w:rsidR="4E2ECA9A" w:rsidP="2560BA38" w:rsidRDefault="4E2ECA9A" w14:paraId="27BE0741" w14:textId="036ED588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Data v IS NDA nejsou </w:t>
      </w:r>
      <w:r w:rsidRPr="005C21F7" w:rsidR="35B9C8F4">
        <w:rPr>
          <w:rFonts w:ascii="Aptos" w:hAnsi="Aptos" w:eastAsia="Aptos" w:cs="Aptos"/>
          <w:color w:val="000000" w:themeColor="text1"/>
        </w:rPr>
        <w:t>poškozena.</w:t>
      </w:r>
    </w:p>
    <w:p w:rsidR="00A8642B" w:rsidP="2560BA38" w:rsidRDefault="00A8642B" w14:paraId="783E6AB4" w14:textId="097BC10B">
      <w:pPr>
        <w:spacing w:line="259" w:lineRule="auto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Zápis do transakčního protokolu</w:t>
      </w:r>
      <w:r w:rsidR="00EF1EAA">
        <w:rPr>
          <w:rFonts w:ascii="Aptos" w:hAnsi="Aptos" w:eastAsia="Aptos" w:cs="Aptos"/>
          <w:color w:val="000000" w:themeColor="text1"/>
        </w:rPr>
        <w:t xml:space="preserve"> o výsledku kontroly.</w:t>
      </w:r>
    </w:p>
    <w:p w:rsidRPr="005C21F7" w:rsidR="53D0D049" w:rsidP="53D0D049" w:rsidRDefault="53D0D049" w14:paraId="4CDE2491" w14:textId="76892092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3BDFD05E" w14:textId="26837D6A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Hlavní scénář (Basic Flow)</w:t>
      </w:r>
    </w:p>
    <w:p w:rsidRPr="005C21F7" w:rsidR="41EA63E7" w:rsidP="2560BA38" w:rsidRDefault="48F8091E" w14:paraId="21DF5043" w14:textId="6AA41546">
      <w:pPr>
        <w:pStyle w:val="Nadpis3"/>
        <w:rPr>
          <w:rFonts w:ascii="Aptos" w:hAnsi="Aptos" w:eastAsia="Aptos" w:cs="Aptos"/>
          <w:color w:val="000000" w:themeColor="text1"/>
        </w:rPr>
      </w:pPr>
      <w:r w:rsidRPr="005C21F7">
        <w:t>Automatick</w:t>
      </w:r>
      <w:r w:rsidRPr="005C21F7" w:rsidR="04E3B774">
        <w:t>á</w:t>
      </w:r>
      <w:r w:rsidRPr="005C21F7">
        <w:t xml:space="preserve"> plánovan</w:t>
      </w:r>
      <w:r w:rsidRPr="005C21F7" w:rsidR="3162B597">
        <w:t>á</w:t>
      </w:r>
      <w:r w:rsidRPr="005C21F7">
        <w:t xml:space="preserve"> kontrol</w:t>
      </w:r>
      <w:r w:rsidRPr="005C21F7" w:rsidR="76B45F67">
        <w:t>a</w:t>
      </w:r>
      <w:r w:rsidRPr="005C21F7">
        <w:t xml:space="preserve"> integrity</w:t>
      </w:r>
    </w:p>
    <w:p w:rsidR="00DC1211" w:rsidP="00DC1211" w:rsidRDefault="3188B33B" w14:paraId="408792D8" w14:textId="77777777">
      <w:pPr>
        <w:pStyle w:val="Odstavecseseznamem"/>
        <w:numPr>
          <w:ilvl w:val="0"/>
          <w:numId w:val="1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Ve FC Administrace existuje naplánovaný úkol </w:t>
      </w:r>
      <w:r w:rsidR="006658DC">
        <w:rPr>
          <w:rFonts w:ascii="Aptos" w:hAnsi="Aptos" w:eastAsia="Aptos" w:cs="Aptos"/>
          <w:color w:val="000000" w:themeColor="text1"/>
        </w:rPr>
        <w:t>–</w:t>
      </w:r>
      <w:r w:rsidRPr="005C21F7">
        <w:rPr>
          <w:rFonts w:ascii="Aptos" w:hAnsi="Aptos" w:eastAsia="Aptos" w:cs="Aptos"/>
          <w:color w:val="000000" w:themeColor="text1"/>
        </w:rPr>
        <w:t xml:space="preserve"> automatická </w:t>
      </w:r>
      <w:r w:rsidRPr="005C21F7" w:rsidR="61883686">
        <w:rPr>
          <w:rFonts w:ascii="Aptos" w:hAnsi="Aptos" w:eastAsia="Aptos" w:cs="Aptos"/>
          <w:color w:val="000000" w:themeColor="text1"/>
        </w:rPr>
        <w:t xml:space="preserve">pravidelná </w:t>
      </w:r>
      <w:r w:rsidRPr="005C21F7">
        <w:rPr>
          <w:rFonts w:ascii="Aptos" w:hAnsi="Aptos" w:eastAsia="Aptos" w:cs="Aptos"/>
          <w:color w:val="000000" w:themeColor="text1"/>
        </w:rPr>
        <w:t>kontrola integrity všech AIP 1 za rok</w:t>
      </w:r>
      <w:r w:rsidR="00FF4720">
        <w:rPr>
          <w:rFonts w:ascii="Aptos" w:hAnsi="Aptos" w:eastAsia="Aptos" w:cs="Aptos"/>
          <w:color w:val="000000" w:themeColor="text1"/>
        </w:rPr>
        <w:t xml:space="preserve"> (resp. dle nastavené frekvence a typu repliky)</w:t>
      </w:r>
      <w:r w:rsidRPr="005C21F7" w:rsidR="5748053B">
        <w:rPr>
          <w:rFonts w:ascii="Aptos" w:hAnsi="Aptos" w:eastAsia="Aptos" w:cs="Aptos"/>
          <w:color w:val="000000" w:themeColor="text1"/>
        </w:rPr>
        <w:t xml:space="preserve">, v rozsahu </w:t>
      </w:r>
      <w:r w:rsidR="00DC1211">
        <w:rPr>
          <w:rFonts w:ascii="Aptos" w:hAnsi="Aptos" w:eastAsia="Aptos" w:cs="Aptos"/>
          <w:color w:val="000000" w:themeColor="text1"/>
        </w:rPr>
        <w:t>–</w:t>
      </w:r>
      <w:r w:rsidRPr="005C21F7" w:rsidR="5748053B">
        <w:rPr>
          <w:rFonts w:ascii="Aptos" w:hAnsi="Aptos" w:eastAsia="Aptos" w:cs="Aptos"/>
          <w:color w:val="000000" w:themeColor="text1"/>
        </w:rPr>
        <w:t xml:space="preserve"> </w:t>
      </w:r>
      <w:r w:rsidRPr="005C21F7" w:rsidR="6E98B163">
        <w:rPr>
          <w:rFonts w:ascii="Aptos" w:hAnsi="Aptos" w:eastAsia="Aptos" w:cs="Aptos"/>
          <w:color w:val="000000" w:themeColor="text1"/>
        </w:rPr>
        <w:t>OCFL, Správ</w:t>
      </w:r>
      <w:r w:rsidRPr="005C21F7" w:rsidR="2893A488">
        <w:rPr>
          <w:rFonts w:ascii="Aptos" w:hAnsi="Aptos" w:eastAsia="Aptos" w:cs="Aptos"/>
          <w:color w:val="000000" w:themeColor="text1"/>
        </w:rPr>
        <w:t>a</w:t>
      </w:r>
      <w:r w:rsidRPr="005C21F7" w:rsidR="6E98B163">
        <w:rPr>
          <w:rFonts w:ascii="Aptos" w:hAnsi="Aptos" w:eastAsia="Aptos" w:cs="Aptos"/>
          <w:color w:val="000000" w:themeColor="text1"/>
        </w:rPr>
        <w:t xml:space="preserve"> dat, Mezi úložišti navzájem</w:t>
      </w:r>
      <w:r w:rsidRPr="005C21F7" w:rsidR="7EDA7BC8">
        <w:rPr>
          <w:rFonts w:ascii="Aptos" w:hAnsi="Aptos" w:eastAsia="Aptos" w:cs="Aptos"/>
          <w:color w:val="000000" w:themeColor="text1"/>
        </w:rPr>
        <w:t>:</w:t>
      </w:r>
    </w:p>
    <w:p w:rsidR="00DC1211" w:rsidP="00DC1211" w:rsidRDefault="7EDA7BC8" w14:paraId="3F4F6212" w14:textId="77777777">
      <w:pPr>
        <w:pStyle w:val="Odstavecseseznamem"/>
        <w:numPr>
          <w:ilvl w:val="1"/>
          <w:numId w:val="1"/>
        </w:numPr>
        <w:spacing w:line="259" w:lineRule="auto"/>
      </w:pPr>
      <w:r w:rsidRPr="00DC1211">
        <w:rPr>
          <w:b/>
          <w:bCs/>
        </w:rPr>
        <w:t>FC Správa dat</w:t>
      </w:r>
      <w:r w:rsidRPr="005C21F7">
        <w:t xml:space="preserve"> </w:t>
      </w:r>
      <w:r w:rsidR="002F409B">
        <w:t>–</w:t>
      </w:r>
      <w:r w:rsidRPr="005C21F7">
        <w:t xml:space="preserve"> hash u celých AIP </w:t>
      </w:r>
      <w:r w:rsidR="002F409B">
        <w:t>–</w:t>
      </w:r>
      <w:r w:rsidRPr="005C21F7">
        <w:t xml:space="preserve"> vůči FC Správa dat</w:t>
      </w:r>
    </w:p>
    <w:p w:rsidRPr="003A5914" w:rsidR="003A5914" w:rsidP="003A5914" w:rsidRDefault="7EDA7BC8" w14:paraId="5C13DF4C" w14:textId="77777777">
      <w:pPr>
        <w:pStyle w:val="Odstavecseseznamem"/>
        <w:numPr>
          <w:ilvl w:val="1"/>
          <w:numId w:val="1"/>
        </w:numPr>
        <w:spacing w:line="259" w:lineRule="auto"/>
      </w:pPr>
      <w:r w:rsidRPr="003A5914">
        <w:rPr>
          <w:b/>
          <w:bCs/>
        </w:rPr>
        <w:t>OCFL</w:t>
      </w:r>
      <w:r w:rsidRPr="005C21F7">
        <w:t xml:space="preserve"> </w:t>
      </w:r>
      <w:r w:rsidR="002F409B">
        <w:t>–</w:t>
      </w:r>
      <w:r w:rsidRPr="005C21F7">
        <w:t xml:space="preserve"> kontrola kontrolních součtů OCFL objektů </w:t>
      </w:r>
      <w:r w:rsidR="00DC1211">
        <w:t>–</w:t>
      </w:r>
      <w:r w:rsidRPr="005C21F7" w:rsidR="03754564">
        <w:t xml:space="preserve"> vůči vlastnímu </w:t>
      </w:r>
      <w:r w:rsidRPr="003A5914">
        <w:rPr>
          <w:rFonts w:ascii="Aptos" w:hAnsi="Aptos" w:eastAsia="Aptos" w:cs="Aptos"/>
        </w:rPr>
        <w:t>manifest-sha512.txt</w:t>
      </w:r>
      <w:r w:rsidRPr="003A5914" w:rsidR="00DC1211">
        <w:rPr>
          <w:rFonts w:ascii="Aptos" w:hAnsi="Aptos" w:eastAsia="Aptos" w:cs="Aptos"/>
        </w:rPr>
        <w:t xml:space="preserve"> (Hashovací algoritmus </w:t>
      </w:r>
      <w:r w:rsidRPr="003A5914" w:rsidR="00F83BF3">
        <w:rPr>
          <w:rFonts w:ascii="Aptos" w:hAnsi="Aptos" w:eastAsia="Aptos" w:cs="Aptos"/>
        </w:rPr>
        <w:t>se mění v Administraci – upravuje vlastní UC: Úprava parametrů šablony AIP</w:t>
      </w:r>
      <w:r w:rsidRPr="003A5914" w:rsidR="00DC1211">
        <w:rPr>
          <w:rFonts w:ascii="Aptos" w:hAnsi="Aptos" w:eastAsia="Aptos" w:cs="Aptos"/>
        </w:rPr>
        <w:t>).</w:t>
      </w:r>
    </w:p>
    <w:p w:rsidRPr="005C21F7" w:rsidR="53D0D049" w:rsidP="003A5914" w:rsidRDefault="7EDA7BC8" w14:paraId="79ED30A4" w14:textId="7CBD8421">
      <w:pPr>
        <w:pStyle w:val="Odstavecseseznamem"/>
        <w:numPr>
          <w:ilvl w:val="1"/>
          <w:numId w:val="1"/>
        </w:numPr>
        <w:spacing w:line="259" w:lineRule="auto"/>
      </w:pPr>
      <w:r w:rsidRPr="003A5914">
        <w:rPr>
          <w:b/>
          <w:bCs/>
        </w:rPr>
        <w:t xml:space="preserve">FC </w:t>
      </w:r>
      <w:r w:rsidRPr="003A5914" w:rsidR="00FC2D35">
        <w:rPr>
          <w:b/>
          <w:bCs/>
        </w:rPr>
        <w:t>U</w:t>
      </w:r>
      <w:r w:rsidRPr="003A5914">
        <w:rPr>
          <w:b/>
          <w:bCs/>
        </w:rPr>
        <w:t>lož</w:t>
      </w:r>
      <w:r w:rsidRPr="003A5914" w:rsidR="590BE621">
        <w:rPr>
          <w:b/>
          <w:bCs/>
        </w:rPr>
        <w:t>ení dat</w:t>
      </w:r>
      <w:r w:rsidRPr="005C21F7">
        <w:t xml:space="preserve"> </w:t>
      </w:r>
      <w:r w:rsidR="00FC2D35">
        <w:t>–</w:t>
      </w:r>
      <w:r w:rsidRPr="005C21F7">
        <w:t xml:space="preserve"> porovnání hash mezi úložišti (</w:t>
      </w:r>
      <w:r w:rsidRPr="005C21F7" w:rsidR="003A5914">
        <w:t>1–4</w:t>
      </w:r>
      <w:r w:rsidRPr="005C21F7">
        <w:t>)</w:t>
      </w:r>
    </w:p>
    <w:p w:rsidRPr="005C21F7" w:rsidR="53D0D049" w:rsidP="2560BA38" w:rsidRDefault="53D0D049" w14:paraId="15566AB8" w14:textId="6D78A931">
      <w:pPr>
        <w:pStyle w:val="Odstavecseseznamem"/>
        <w:spacing w:line="259" w:lineRule="auto"/>
        <w:rPr>
          <w:rFonts w:ascii="Aptos" w:hAnsi="Aptos" w:eastAsia="Aptos" w:cs="Aptos"/>
          <w:color w:val="000000" w:themeColor="text1"/>
        </w:rPr>
      </w:pPr>
    </w:p>
    <w:p w:rsidRPr="005C21F7" w:rsidR="53D0D049" w:rsidP="2560BA38" w:rsidRDefault="25173575" w14:paraId="7BE43358" w14:textId="4F1EEF25">
      <w:pPr>
        <w:pStyle w:val="Odstavecseseznamem"/>
        <w:numPr>
          <w:ilvl w:val="0"/>
          <w:numId w:val="1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Kontrola poběží nad AIP jednotlivě, ve výsledku nesmí mít žádný AIP v IS NDA kontrolu integrity starší než 1 rok</w:t>
      </w:r>
      <w:r w:rsidR="00165486">
        <w:rPr>
          <w:rFonts w:ascii="Aptos" w:hAnsi="Aptos" w:eastAsia="Aptos" w:cs="Aptos"/>
          <w:color w:val="000000" w:themeColor="text1"/>
        </w:rPr>
        <w:t>.</w:t>
      </w:r>
    </w:p>
    <w:p w:rsidRPr="005C21F7" w:rsidR="6D1ED185" w:rsidP="2560BA38" w:rsidRDefault="6D1ED185" w14:paraId="7C36187E" w14:textId="7180BC38">
      <w:pPr>
        <w:pStyle w:val="Odstavecseseznamem"/>
        <w:numPr>
          <w:ilvl w:val="0"/>
          <w:numId w:val="1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FC Administrace řídí, které AIP je aktuálně nutné ověřit a spustí u nich kontrolu</w:t>
      </w:r>
    </w:p>
    <w:p w:rsidRPr="005C21F7" w:rsidR="6D1ED185" w:rsidP="2560BA38" w:rsidRDefault="6D1ED185" w14:paraId="43BAAFA1" w14:textId="1F7550FF">
      <w:pPr>
        <w:pStyle w:val="Odstavecseseznamem"/>
        <w:numPr>
          <w:ilvl w:val="0"/>
          <w:numId w:val="1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V</w:t>
      </w:r>
      <w:r w:rsidRPr="005C21F7" w:rsidR="77837A1E">
        <w:rPr>
          <w:rFonts w:ascii="Aptos" w:hAnsi="Aptos" w:eastAsia="Aptos" w:cs="Aptos"/>
          <w:color w:val="000000" w:themeColor="text1"/>
        </w:rPr>
        <w:t>ýsledek o kontrole se zap</w:t>
      </w:r>
      <w:r w:rsidRPr="005C21F7" w:rsidR="4BA4E8BC">
        <w:rPr>
          <w:rFonts w:ascii="Aptos" w:hAnsi="Aptos" w:eastAsia="Aptos" w:cs="Aptos"/>
          <w:color w:val="000000" w:themeColor="text1"/>
        </w:rPr>
        <w:t xml:space="preserve">isuje </w:t>
      </w:r>
      <w:r w:rsidRPr="005C21F7" w:rsidR="77837A1E">
        <w:rPr>
          <w:rFonts w:ascii="Aptos" w:hAnsi="Aptos" w:eastAsia="Aptos" w:cs="Aptos"/>
          <w:color w:val="000000" w:themeColor="text1"/>
        </w:rPr>
        <w:t>do AIP</w:t>
      </w:r>
      <w:r w:rsidRPr="005C21F7" w:rsidR="6B7E3F95">
        <w:rPr>
          <w:rFonts w:ascii="Aptos" w:hAnsi="Aptos" w:eastAsia="Aptos" w:cs="Aptos"/>
          <w:color w:val="000000" w:themeColor="text1"/>
        </w:rPr>
        <w:t xml:space="preserve">, </w:t>
      </w:r>
      <w:r w:rsidRPr="005C21F7" w:rsidR="77837A1E">
        <w:rPr>
          <w:rFonts w:ascii="Aptos" w:hAnsi="Aptos" w:eastAsia="Aptos" w:cs="Aptos"/>
          <w:color w:val="000000" w:themeColor="text1"/>
        </w:rPr>
        <w:t>FC</w:t>
      </w:r>
      <w:r w:rsidRPr="005C21F7" w:rsidR="670621F2">
        <w:rPr>
          <w:rFonts w:ascii="Aptos" w:hAnsi="Aptos" w:eastAsia="Aptos" w:cs="Aptos"/>
          <w:color w:val="000000" w:themeColor="text1"/>
        </w:rPr>
        <w:t xml:space="preserve"> </w:t>
      </w:r>
      <w:r w:rsidRPr="005C21F7" w:rsidR="05E8A485">
        <w:rPr>
          <w:rFonts w:ascii="Aptos" w:hAnsi="Aptos" w:eastAsia="Aptos" w:cs="Aptos"/>
          <w:color w:val="000000" w:themeColor="text1"/>
        </w:rPr>
        <w:t>Správa</w:t>
      </w:r>
      <w:r w:rsidRPr="005C21F7" w:rsidR="670621F2">
        <w:rPr>
          <w:rFonts w:ascii="Aptos" w:hAnsi="Aptos" w:eastAsia="Aptos" w:cs="Aptos"/>
          <w:color w:val="000000" w:themeColor="text1"/>
        </w:rPr>
        <w:t xml:space="preserve"> dat a Transakčního logu</w:t>
      </w:r>
    </w:p>
    <w:p w:rsidRPr="005C21F7" w:rsidR="187D8FCD" w:rsidP="2560BA38" w:rsidRDefault="187D8FCD" w14:paraId="4F311705" w14:textId="503E214B">
      <w:pPr>
        <w:pStyle w:val="Odstavecseseznamem"/>
        <w:numPr>
          <w:ilvl w:val="0"/>
          <w:numId w:val="1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O probíhající kontrole lze sestavit aktuální report:</w:t>
      </w:r>
    </w:p>
    <w:p w:rsidRPr="005C21F7" w:rsidR="187D8FCD" w:rsidP="2560BA38" w:rsidRDefault="187D8FCD" w14:paraId="17A226BE" w14:textId="0B5CF350">
      <w:pPr>
        <w:rPr>
          <w:b/>
          <w:bCs/>
        </w:rPr>
      </w:pPr>
      <w:r w:rsidRPr="005C21F7">
        <w:rPr>
          <w:b/>
          <w:bCs/>
        </w:rPr>
        <w:t>Report o pravidelné kontrole integrity AIP</w:t>
      </w:r>
    </w:p>
    <w:p w:rsidRPr="005C21F7" w:rsidR="2A539184" w:rsidP="2560BA38" w:rsidRDefault="2A539184" w14:paraId="735013DC" w14:textId="04FAA883">
      <w:pPr>
        <w:pStyle w:val="Odstavecseseznamem"/>
        <w:numPr>
          <w:ilvl w:val="0"/>
          <w:numId w:val="2"/>
        </w:numPr>
      </w:pPr>
      <w:r w:rsidRPr="005C21F7">
        <w:t>Datum a čas reportu</w:t>
      </w:r>
    </w:p>
    <w:p w:rsidRPr="005C21F7" w:rsidR="7A63C9FD" w:rsidP="2560BA38" w:rsidRDefault="7A63C9FD" w14:paraId="6CDA8E90" w14:textId="12C8677A">
      <w:pPr>
        <w:pStyle w:val="Odstavecseseznamem"/>
        <w:numPr>
          <w:ilvl w:val="0"/>
          <w:numId w:val="2"/>
        </w:numPr>
      </w:pPr>
      <w:r w:rsidRPr="005C21F7">
        <w:t>Stav kontroly (běží/pozastavena)</w:t>
      </w:r>
    </w:p>
    <w:p w:rsidRPr="005C21F7" w:rsidR="2560BA38" w:rsidP="00165486" w:rsidRDefault="187D8FCD" w14:paraId="43487092" w14:textId="5DF896A5">
      <w:pPr>
        <w:pStyle w:val="Odstavecseseznamem"/>
        <w:numPr>
          <w:ilvl w:val="0"/>
          <w:numId w:val="2"/>
        </w:numPr>
      </w:pPr>
      <w:r w:rsidRPr="005C21F7">
        <w:t>Co se kontrol</w:t>
      </w:r>
      <w:r w:rsidRPr="005C21F7" w:rsidR="635E4710">
        <w:t>uje</w:t>
      </w:r>
      <w:r w:rsidRPr="005C21F7">
        <w:t xml:space="preserve"> a kde (</w:t>
      </w:r>
      <w:r w:rsidRPr="005C21F7" w:rsidR="6F014E44">
        <w:t xml:space="preserve">FC Správa dat, </w:t>
      </w:r>
      <w:r w:rsidRPr="005C21F7">
        <w:t>OCFL</w:t>
      </w:r>
      <w:r w:rsidRPr="005C21F7" w:rsidR="5D92D42F">
        <w:t xml:space="preserve">, Uložení dat </w:t>
      </w:r>
      <w:r w:rsidR="00420395">
        <w:t>–</w:t>
      </w:r>
      <w:r w:rsidRPr="005C21F7" w:rsidR="5D92D42F">
        <w:t xml:space="preserve"> všechny AIP, </w:t>
      </w:r>
      <w:r w:rsidRPr="005C21F7">
        <w:t>úložiště</w:t>
      </w:r>
      <w:r w:rsidRPr="005C21F7" w:rsidR="6E741B82">
        <w:t xml:space="preserve"> 1-4</w:t>
      </w:r>
      <w:r w:rsidRPr="005C21F7">
        <w:t>)</w:t>
      </w:r>
    </w:p>
    <w:p w:rsidRPr="005C21F7" w:rsidR="187D8FCD" w:rsidP="2560BA38" w:rsidRDefault="187D8FCD" w14:paraId="6D73CAB6" w14:textId="04A2D2CF">
      <w:pPr>
        <w:pStyle w:val="Odstavecseseznamem"/>
        <w:numPr>
          <w:ilvl w:val="0"/>
          <w:numId w:val="2"/>
        </w:numPr>
      </w:pPr>
      <w:r w:rsidRPr="005C21F7">
        <w:t>Výsledek:</w:t>
      </w:r>
    </w:p>
    <w:p w:rsidRPr="005C21F7" w:rsidR="13B71889" w:rsidP="2560BA38" w:rsidRDefault="13B71889" w14:paraId="3A846A5B" w14:textId="15EF6AEA">
      <w:pPr>
        <w:pStyle w:val="Odstavecseseznamem"/>
        <w:numPr>
          <w:ilvl w:val="1"/>
          <w:numId w:val="2"/>
        </w:numPr>
      </w:pPr>
      <w:r w:rsidRPr="005C21F7">
        <w:t>Přehled c</w:t>
      </w:r>
      <w:r w:rsidRPr="005C21F7" w:rsidR="187D8FCD">
        <w:t xml:space="preserve">hyb </w:t>
      </w:r>
      <w:r w:rsidRPr="005C21F7" w:rsidR="43A0B2D6">
        <w:t>k okamžiku sestavení reportu</w:t>
      </w:r>
      <w:r w:rsidR="006C2BC8">
        <w:t xml:space="preserve"> –</w:t>
      </w:r>
      <w:r w:rsidRPr="005C21F7" w:rsidR="187D8FCD">
        <w:t xml:space="preserve"> celkově  (např. 8 AIP)</w:t>
      </w:r>
    </w:p>
    <w:p w:rsidR="2560BA38" w:rsidP="00F03585" w:rsidRDefault="187D8FCD" w14:paraId="5A1EAF30" w14:textId="05C62302">
      <w:pPr>
        <w:pStyle w:val="Odstavecseseznamem"/>
        <w:numPr>
          <w:ilvl w:val="1"/>
          <w:numId w:val="2"/>
        </w:numPr>
      </w:pPr>
      <w:r w:rsidRPr="005C21F7">
        <w:t>Podrobný výpis chyb (kterých objektů se týká -&gt; s proklikem/nebo identifikací nesouladu – UUID, ID AIP apod.</w:t>
      </w:r>
      <w:r w:rsidRPr="005C21F7" w:rsidR="17F9D781">
        <w:t>, v čem je problém</w:t>
      </w:r>
      <w:r w:rsidRPr="005C21F7">
        <w:t>)</w:t>
      </w:r>
    </w:p>
    <w:p w:rsidRPr="005C21F7" w:rsidR="00F03585" w:rsidP="00F03585" w:rsidRDefault="00F03585" w14:paraId="478156BB" w14:textId="77777777">
      <w:pPr>
        <w:pStyle w:val="Odstavecseseznamem"/>
        <w:ind w:left="1440"/>
      </w:pPr>
    </w:p>
    <w:p w:rsidRPr="005C21F7" w:rsidR="4DD953D6" w:rsidP="2560BA38" w:rsidRDefault="4DD953D6" w14:paraId="0E3EF09C" w14:textId="68CB3003">
      <w:pPr>
        <w:pStyle w:val="Odstavecseseznamem"/>
        <w:numPr>
          <w:ilvl w:val="0"/>
          <w:numId w:val="1"/>
        </w:numPr>
        <w:spacing w:line="259" w:lineRule="auto"/>
        <w:rPr>
          <w:rFonts w:ascii="Aptos" w:hAnsi="Aptos" w:eastAsia="Aptos" w:cs="Aptos"/>
          <w:color w:val="000000" w:themeColor="text1"/>
        </w:rPr>
      </w:pPr>
      <w:r w:rsidRPr="05A248AA" w:rsidR="4DD953D6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Pokud nastane nesoulad</w:t>
      </w:r>
      <w:r w:rsidRPr="05A248AA" w:rsidR="4DD953D6">
        <w:rPr>
          <w:rFonts w:ascii="Aptos" w:hAnsi="Aptos" w:eastAsia="Aptos" w:cs="Aptos"/>
          <w:color w:val="000000" w:themeColor="text1" w:themeTint="FF" w:themeShade="FF"/>
        </w:rPr>
        <w:t xml:space="preserve"> – chyba integrity -&gt; záznam o chybě do přehledu FC Administrace a </w:t>
      </w:r>
      <w:del w:author="Hanuš Jan" w:date="2026-06-18T07:40:00.182Z" w16du:dateUtc="2026-06-18T07:40:00.182Z" w:id="69997204">
        <w:r w:rsidRPr="05A248AA" w:rsidDel="4DD953D6">
          <w:rPr>
            <w:rFonts w:ascii="Aptos" w:hAnsi="Aptos" w:eastAsia="Aptos" w:cs="Aptos"/>
            <w:color w:val="000000" w:themeColor="text1" w:themeTint="FF" w:themeShade="FF"/>
          </w:rPr>
          <w:delText xml:space="preserve">Operátorovi </w:delText>
        </w:r>
        <w:r w:rsidRPr="05A248AA" w:rsidDel="4BF0D158">
          <w:rPr>
            <w:rFonts w:ascii="Aptos" w:hAnsi="Aptos" w:eastAsia="Aptos" w:cs="Aptos"/>
            <w:color w:val="000000" w:themeColor="text1" w:themeTint="FF" w:themeShade="FF"/>
          </w:rPr>
          <w:delText xml:space="preserve">FC Administrace bude </w:delText>
        </w:r>
      </w:del>
      <w:ins w:author="Hanuš Jan" w:date="2026-06-18T07:40:02.383Z" w16du:dateUtc="2026-06-18T07:40:02.383Z" w:id="55691301">
        <w:r w:rsidRPr="05A248AA" w:rsidR="7C98FBEA">
          <w:rPr>
            <w:rFonts w:ascii="Aptos" w:hAnsi="Aptos" w:eastAsia="Aptos" w:cs="Aptos"/>
            <w:color w:val="000000" w:themeColor="text1" w:themeTint="FF" w:themeShade="FF"/>
          </w:rPr>
          <w:t xml:space="preserve">systémem </w:t>
        </w:r>
      </w:ins>
      <w:r w:rsidRPr="05A248AA" w:rsidR="4BF0D158">
        <w:rPr>
          <w:rFonts w:ascii="Aptos" w:hAnsi="Aptos" w:eastAsia="Aptos" w:cs="Aptos"/>
          <w:color w:val="000000" w:themeColor="text1" w:themeTint="FF" w:themeShade="FF"/>
        </w:rPr>
        <w:t>odeslána notifikace. Ten pak řeší buď sám, nebo prostřednictvím Administrátora FC Administrace.</w:t>
      </w:r>
    </w:p>
    <w:p w:rsidR="2560BA38" w:rsidP="007A64BB" w:rsidRDefault="2560BA38" w14:paraId="6A5F61B2" w14:textId="5443C042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="007A64BB" w:rsidP="007A64BB" w:rsidRDefault="007A64BB" w14:paraId="300F54E1" w14:textId="30531B62">
      <w:pPr>
        <w:spacing w:line="259" w:lineRule="auto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Poznámka:</w:t>
      </w:r>
    </w:p>
    <w:p w:rsidR="007A64BB" w:rsidP="007A64BB" w:rsidRDefault="007A64BB" w14:paraId="79F1AC3F" w14:textId="7BECCCC6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A64BB">
        <w:rPr>
          <w:rFonts w:ascii="Aptos" w:hAnsi="Aptos" w:eastAsia="Aptos" w:cs="Aptos"/>
          <w:color w:val="000000" w:themeColor="text1"/>
        </w:rPr>
        <w:t xml:space="preserve">Výchozí nastavení </w:t>
      </w:r>
      <w:r w:rsidR="00421F8D">
        <w:rPr>
          <w:rFonts w:ascii="Aptos" w:hAnsi="Aptos" w:eastAsia="Aptos" w:cs="Aptos"/>
          <w:color w:val="000000" w:themeColor="text1"/>
        </w:rPr>
        <w:t>p</w:t>
      </w:r>
      <w:r w:rsidRPr="007A64BB">
        <w:rPr>
          <w:rFonts w:ascii="Aptos" w:hAnsi="Aptos" w:eastAsia="Aptos" w:cs="Aptos"/>
          <w:color w:val="000000" w:themeColor="text1"/>
        </w:rPr>
        <w:t>olitik</w:t>
      </w:r>
      <w:r w:rsidR="00421F8D">
        <w:rPr>
          <w:rFonts w:ascii="Aptos" w:hAnsi="Aptos" w:eastAsia="Aptos" w:cs="Aptos"/>
          <w:color w:val="000000" w:themeColor="text1"/>
        </w:rPr>
        <w:t>y</w:t>
      </w:r>
      <w:r w:rsidRPr="007A64BB">
        <w:rPr>
          <w:rFonts w:ascii="Aptos" w:hAnsi="Aptos" w:eastAsia="Aptos" w:cs="Aptos"/>
          <w:color w:val="000000" w:themeColor="text1"/>
        </w:rPr>
        <w:t xml:space="preserve"> (náprava identifikovaného nesouladu ve fixitě) je vypnut</w:t>
      </w:r>
      <w:r w:rsidR="009C2055">
        <w:rPr>
          <w:rFonts w:ascii="Aptos" w:hAnsi="Aptos" w:eastAsia="Aptos" w:cs="Aptos"/>
          <w:color w:val="000000" w:themeColor="text1"/>
        </w:rPr>
        <w:t>é</w:t>
      </w:r>
      <w:r w:rsidRPr="007A64BB">
        <w:rPr>
          <w:rFonts w:ascii="Aptos" w:hAnsi="Aptos" w:eastAsia="Aptos" w:cs="Aptos"/>
          <w:color w:val="000000" w:themeColor="text1"/>
        </w:rPr>
        <w:t xml:space="preserve"> automatické spuštění. Administrátor má možnost zapnout automatické provedení.</w:t>
      </w:r>
    </w:p>
    <w:p w:rsidRPr="007A64BB" w:rsidR="009C2055" w:rsidP="007A64BB" w:rsidRDefault="009C2055" w14:paraId="1EF97C43" w14:textId="77777777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49D718D1" w14:textId="2124DA5F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Alternativní scénáře (Alternative Flows)</w:t>
      </w:r>
    </w:p>
    <w:p w:rsidRPr="005C21F7" w:rsidR="4E190BAB" w:rsidP="2560BA38" w:rsidRDefault="4E190BAB" w14:paraId="6E257A31" w14:textId="31CC3A9A">
      <w:pPr>
        <w:pStyle w:val="Nadpis3"/>
      </w:pPr>
      <w:r w:rsidRPr="005C21F7">
        <w:t xml:space="preserve">A1 </w:t>
      </w:r>
      <w:r w:rsidRPr="005C21F7" w:rsidR="3C3DC25C">
        <w:t>N</w:t>
      </w:r>
      <w:r w:rsidRPr="005C21F7">
        <w:t>astavení nového workflow kontroly integrity</w:t>
      </w:r>
    </w:p>
    <w:p w:rsidRPr="005C21F7" w:rsidR="4E190BAB" w:rsidRDefault="4E190BAB" w14:paraId="380E71DB" w14:textId="2A67A9FA">
      <w:r w:rsidRPr="005C21F7">
        <w:t>Administrátor F</w:t>
      </w:r>
      <w:r w:rsidRPr="005C21F7" w:rsidR="33CBA959">
        <w:t>C</w:t>
      </w:r>
      <w:r w:rsidRPr="005C21F7">
        <w:t xml:space="preserve"> Administrace může připravit nové workflow kontroly integrity zadá</w:t>
      </w:r>
      <w:r w:rsidRPr="005C21F7" w:rsidR="69B52E99">
        <w:t>:</w:t>
      </w:r>
    </w:p>
    <w:p w:rsidRPr="005C21F7" w:rsidR="69B52E99" w:rsidP="00942FE7" w:rsidRDefault="69B52E99" w14:paraId="263E5B59" w14:textId="20AEC3CD">
      <w:pPr>
        <w:pStyle w:val="Odstavecseseznamem"/>
        <w:numPr>
          <w:ilvl w:val="0"/>
          <w:numId w:val="3"/>
        </w:numPr>
        <w:rPr>
          <w:b/>
          <w:bCs/>
        </w:rPr>
      </w:pPr>
      <w:r w:rsidRPr="005C21F7">
        <w:rPr>
          <w:b/>
          <w:bCs/>
        </w:rPr>
        <w:t>Název procesu</w:t>
      </w:r>
    </w:p>
    <w:p w:rsidRPr="005C21F7" w:rsidR="69B52E99" w:rsidP="00942FE7" w:rsidRDefault="00F514C7" w14:paraId="4BE49CA6" w14:textId="5A2ECE57">
      <w:pPr>
        <w:pStyle w:val="Odstavecseseznamem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K</w:t>
      </w:r>
      <w:r w:rsidRPr="005C21F7" w:rsidR="69B52E99">
        <w:rPr>
          <w:b/>
          <w:bCs/>
        </w:rPr>
        <w:t>dy se má provádět</w:t>
      </w:r>
    </w:p>
    <w:p w:rsidRPr="005C21F7" w:rsidR="67DEBA4F" w:rsidP="00942FE7" w:rsidRDefault="67DEBA4F" w14:paraId="5576E48C" w14:textId="416F5CF0">
      <w:pPr>
        <w:pStyle w:val="Odstavecseseznamem"/>
        <w:numPr>
          <w:ilvl w:val="1"/>
          <w:numId w:val="3"/>
        </w:numPr>
      </w:pPr>
      <w:r w:rsidRPr="005C21F7">
        <w:t>Pokud podle času</w:t>
      </w:r>
    </w:p>
    <w:p w:rsidRPr="005C21F7" w:rsidR="67DEBA4F" w:rsidP="00942FE7" w:rsidRDefault="67DEBA4F" w14:paraId="0C834AE9" w14:textId="417737D6">
      <w:pPr>
        <w:pStyle w:val="Odstavecseseznamem"/>
        <w:numPr>
          <w:ilvl w:val="2"/>
          <w:numId w:val="3"/>
        </w:numPr>
      </w:pPr>
      <w:r w:rsidRPr="005C21F7">
        <w:t>datum a čas první kontroly</w:t>
      </w:r>
    </w:p>
    <w:p w:rsidR="00415FA3" w:rsidP="00942FE7" w:rsidRDefault="69B52E99" w14:paraId="23DBC190" w14:textId="77777777">
      <w:pPr>
        <w:pStyle w:val="Odstavecseseznamem"/>
        <w:numPr>
          <w:ilvl w:val="2"/>
          <w:numId w:val="3"/>
        </w:numPr>
      </w:pPr>
      <w:r w:rsidRPr="005C21F7">
        <w:t xml:space="preserve">zda se opakuje, pokud ano </w:t>
      </w:r>
      <w:r w:rsidR="00142506">
        <w:t>–</w:t>
      </w:r>
      <w:r w:rsidRPr="005C21F7">
        <w:t xml:space="preserve"> jak často (týden/měsíc-e/rok, v</w:t>
      </w:r>
      <w:r w:rsidRPr="005C21F7" w:rsidR="0055BCDF">
        <w:t>lastní</w:t>
      </w:r>
    </w:p>
    <w:p w:rsidR="00415FA3" w:rsidP="00942FE7" w:rsidRDefault="6939DCCA" w14:paraId="211FAB56" w14:textId="77777777">
      <w:pPr>
        <w:pStyle w:val="Odstavecseseznamem"/>
        <w:numPr>
          <w:ilvl w:val="1"/>
          <w:numId w:val="3"/>
        </w:numPr>
      </w:pPr>
      <w:r w:rsidRPr="005C21F7">
        <w:t>P</w:t>
      </w:r>
      <w:r w:rsidRPr="005C21F7" w:rsidR="4713D45C">
        <w:t>o</w:t>
      </w:r>
      <w:r w:rsidRPr="005C21F7">
        <w:t>kud podle události</w:t>
      </w:r>
    </w:p>
    <w:p w:rsidR="00415FA3" w:rsidP="00942FE7" w:rsidRDefault="65BCD13A" w14:paraId="4703F7ED" w14:textId="7E4B12DD">
      <w:pPr>
        <w:pStyle w:val="Odstavecseseznamem"/>
        <w:numPr>
          <w:ilvl w:val="2"/>
          <w:numId w:val="3"/>
        </w:numPr>
      </w:pPr>
      <w:r w:rsidRPr="005C21F7">
        <w:t>D</w:t>
      </w:r>
      <w:r w:rsidRPr="005C21F7" w:rsidR="6939DCCA">
        <w:t>ef</w:t>
      </w:r>
      <w:r w:rsidRPr="005C21F7" w:rsidR="6203203E">
        <w:t>i</w:t>
      </w:r>
      <w:r w:rsidRPr="005C21F7" w:rsidR="6939DCCA">
        <w:t>novat</w:t>
      </w:r>
      <w:r w:rsidRPr="005C21F7" w:rsidR="69B52E99">
        <w:t xml:space="preserve"> </w:t>
      </w:r>
      <w:r w:rsidRPr="005C21F7">
        <w:t xml:space="preserve">událost </w:t>
      </w:r>
    </w:p>
    <w:p w:rsidRPr="005C21F7" w:rsidR="4E190BAB" w:rsidP="00942FE7" w:rsidRDefault="11C5E643" w14:paraId="27CF9D8E" w14:textId="54652331">
      <w:pPr>
        <w:pStyle w:val="Odstavecseseznamem"/>
        <w:numPr>
          <w:ilvl w:val="0"/>
          <w:numId w:val="3"/>
        </w:numPr>
      </w:pPr>
      <w:r w:rsidRPr="00415FA3">
        <w:rPr>
          <w:b/>
          <w:bCs/>
        </w:rPr>
        <w:t>Ok</w:t>
      </w:r>
      <w:r w:rsidRPr="00415FA3" w:rsidR="4E190BAB">
        <w:rPr>
          <w:b/>
          <w:bCs/>
        </w:rPr>
        <w:t>ruh kontrolovaného</w:t>
      </w:r>
    </w:p>
    <w:p w:rsidR="00415FA3" w:rsidP="00942FE7" w:rsidRDefault="35FAB53C" w14:paraId="30FA5600" w14:textId="77777777">
      <w:pPr>
        <w:pStyle w:val="Odstavecseseznamem"/>
        <w:numPr>
          <w:ilvl w:val="1"/>
          <w:numId w:val="3"/>
        </w:numPr>
      </w:pPr>
      <w:r w:rsidRPr="005C21F7">
        <w:t xml:space="preserve">Typ dat </w:t>
      </w:r>
      <w:r w:rsidR="00142506">
        <w:t>–</w:t>
      </w:r>
      <w:r w:rsidRPr="005C21F7">
        <w:t xml:space="preserve"> </w:t>
      </w:r>
      <w:r w:rsidRPr="005C21F7" w:rsidR="2EC1617B">
        <w:t>data ve Správě dat, AIP, komponenty</w:t>
      </w:r>
    </w:p>
    <w:p w:rsidR="00415FA3" w:rsidP="00942FE7" w:rsidRDefault="02F2EFF0" w14:paraId="7EE1E205" w14:textId="77777777">
      <w:pPr>
        <w:pStyle w:val="Odstavecseseznamem"/>
        <w:numPr>
          <w:ilvl w:val="1"/>
          <w:numId w:val="3"/>
        </w:numPr>
      </w:pPr>
      <w:r w:rsidRPr="005C21F7">
        <w:t xml:space="preserve">Čeho se týká </w:t>
      </w:r>
      <w:r w:rsidR="00142506">
        <w:t>–</w:t>
      </w:r>
      <w:r w:rsidRPr="005C21F7">
        <w:t xml:space="preserve"> podle mož</w:t>
      </w:r>
      <w:r w:rsidR="0074762C">
        <w:t>n</w:t>
      </w:r>
      <w:r w:rsidRPr="005C21F7">
        <w:t xml:space="preserve">osti vyhledávání </w:t>
      </w:r>
    </w:p>
    <w:p w:rsidRPr="00BF5A5F" w:rsidR="00BF5A5F" w:rsidP="00942FE7" w:rsidRDefault="26442F95" w14:paraId="11DE0E53" w14:textId="77777777">
      <w:pPr>
        <w:pStyle w:val="Odstavecseseznamem"/>
        <w:numPr>
          <w:ilvl w:val="0"/>
          <w:numId w:val="3"/>
        </w:numPr>
      </w:pPr>
      <w:r w:rsidRPr="00BF5A5F">
        <w:rPr>
          <w:b/>
          <w:bCs/>
        </w:rPr>
        <w:t>Jak</w:t>
      </w:r>
      <w:r w:rsidRPr="00BF5A5F" w:rsidR="66A1FC0C">
        <w:rPr>
          <w:b/>
          <w:bCs/>
        </w:rPr>
        <w:t xml:space="preserve"> se kontroluje</w:t>
      </w:r>
    </w:p>
    <w:p w:rsidR="00BF5A5F" w:rsidP="00942FE7" w:rsidRDefault="731D17C4" w14:paraId="0E7966C6" w14:textId="77777777">
      <w:pPr>
        <w:pStyle w:val="Odstavecseseznamem"/>
        <w:numPr>
          <w:ilvl w:val="1"/>
          <w:numId w:val="3"/>
        </w:numPr>
      </w:pPr>
      <w:r w:rsidRPr="00BF5A5F">
        <w:rPr>
          <w:b/>
          <w:bCs/>
        </w:rPr>
        <w:t>Správa dat</w:t>
      </w:r>
      <w:r w:rsidRPr="005C21F7">
        <w:t xml:space="preserve"> </w:t>
      </w:r>
      <w:r w:rsidR="000B6A04">
        <w:t>–</w:t>
      </w:r>
      <w:r w:rsidRPr="005C21F7">
        <w:t xml:space="preserve"> </w:t>
      </w:r>
      <w:r w:rsidRPr="005C21F7" w:rsidR="7202E184">
        <w:t xml:space="preserve">hash u celých AIP, pouze u části AIP </w:t>
      </w:r>
      <w:r w:rsidR="000B6A04">
        <w:t>–</w:t>
      </w:r>
      <w:r w:rsidRPr="005C21F7" w:rsidR="7202E184">
        <w:t xml:space="preserve"> vůči Správě dat</w:t>
      </w:r>
    </w:p>
    <w:p w:rsidRPr="00BF5A5F" w:rsidR="00BF5A5F" w:rsidP="00942FE7" w:rsidRDefault="36D1F891" w14:paraId="0D5F6BA7" w14:textId="12668D5E">
      <w:pPr>
        <w:pStyle w:val="Odstavecseseznamem"/>
        <w:numPr>
          <w:ilvl w:val="1"/>
          <w:numId w:val="3"/>
        </w:numPr>
      </w:pPr>
      <w:r w:rsidRPr="00BF5A5F">
        <w:rPr>
          <w:b/>
          <w:bCs/>
        </w:rPr>
        <w:t>OCFL</w:t>
      </w:r>
      <w:r w:rsidRPr="005C21F7">
        <w:t xml:space="preserve"> </w:t>
      </w:r>
      <w:r w:rsidR="000B6A04">
        <w:t>–</w:t>
      </w:r>
      <w:r w:rsidRPr="005C21F7">
        <w:t xml:space="preserve"> </w:t>
      </w:r>
      <w:r w:rsidRPr="005C21F7" w:rsidR="5C77C73E">
        <w:t xml:space="preserve">kontrola kontrolních součtů OCFL objektů </w:t>
      </w:r>
      <w:r w:rsidR="00BF5A5F">
        <w:t>–</w:t>
      </w:r>
      <w:r w:rsidRPr="005C21F7" w:rsidR="565F436B">
        <w:t xml:space="preserve"> </w:t>
      </w:r>
      <w:r w:rsidRPr="00BF5A5F" w:rsidR="565F436B">
        <w:rPr>
          <w:rFonts w:ascii="Aptos" w:hAnsi="Aptos" w:eastAsia="Aptos" w:cs="Aptos"/>
        </w:rPr>
        <w:t>manifest-sha512.txt</w:t>
      </w:r>
    </w:p>
    <w:p w:rsidRPr="005C21F7" w:rsidR="7202E184" w:rsidP="00942FE7" w:rsidRDefault="43C61CFD" w14:paraId="66E8F3BB" w14:textId="4967A4E4">
      <w:pPr>
        <w:pStyle w:val="Odstavecseseznamem"/>
        <w:numPr>
          <w:ilvl w:val="1"/>
          <w:numId w:val="3"/>
        </w:numPr>
      </w:pPr>
      <w:r w:rsidRPr="00BF5A5F">
        <w:rPr>
          <w:b/>
          <w:bCs/>
        </w:rPr>
        <w:t>Úložiště</w:t>
      </w:r>
      <w:r w:rsidRPr="005C21F7">
        <w:t xml:space="preserve"> </w:t>
      </w:r>
      <w:r w:rsidR="00A4303B">
        <w:t>–</w:t>
      </w:r>
      <w:r w:rsidRPr="005C21F7">
        <w:t xml:space="preserve"> </w:t>
      </w:r>
      <w:r w:rsidRPr="005C21F7" w:rsidR="7202E184">
        <w:t>porovnání hash mezi úložišti (1–4)</w:t>
      </w:r>
    </w:p>
    <w:p w:rsidRPr="005C21F7" w:rsidR="2560BA38" w:rsidP="2560BA38" w:rsidRDefault="2560BA38" w14:paraId="29D1F575" w14:textId="71E43AB8"/>
    <w:p w:rsidRPr="005C21F7" w:rsidR="2F5491D1" w:rsidP="2560BA38" w:rsidRDefault="2F5491D1" w14:paraId="04F68634" w14:textId="258FC606">
      <w:r w:rsidRPr="005C21F7">
        <w:rPr>
          <w:b/>
          <w:bCs/>
        </w:rPr>
        <w:t>Výsledkem</w:t>
      </w:r>
      <w:r w:rsidRPr="005C21F7">
        <w:t xml:space="preserve"> je záznam kontroly s výsledkem do Správy dat, do premis v AIP, do transakčního logu IS NDA, vytvoření reportu do FC Administrace.</w:t>
      </w:r>
    </w:p>
    <w:p w:rsidRPr="005C21F7" w:rsidR="4FAE3BA1" w:rsidP="2560BA38" w:rsidRDefault="4FAE3BA1" w14:paraId="77445458" w14:textId="2DBE5FF3">
      <w:pPr>
        <w:rPr>
          <w:b/>
          <w:bCs/>
        </w:rPr>
      </w:pPr>
      <w:r w:rsidRPr="005C21F7">
        <w:rPr>
          <w:b/>
          <w:bCs/>
        </w:rPr>
        <w:t>Report o provedené kontrole</w:t>
      </w:r>
      <w:r w:rsidRPr="005C21F7" w:rsidR="09AAE857">
        <w:rPr>
          <w:b/>
          <w:bCs/>
        </w:rPr>
        <w:t xml:space="preserve"> integrity</w:t>
      </w:r>
    </w:p>
    <w:p w:rsidRPr="005C21F7" w:rsidR="4FAE3BA1" w:rsidP="2560BA38" w:rsidRDefault="4FAE3BA1" w14:paraId="5EE25B87" w14:textId="2671D75B">
      <w:pPr>
        <w:pStyle w:val="Odstavecseseznamem"/>
        <w:numPr>
          <w:ilvl w:val="0"/>
          <w:numId w:val="2"/>
        </w:numPr>
      </w:pPr>
      <w:r w:rsidRPr="005C21F7">
        <w:t>Název procesu</w:t>
      </w:r>
    </w:p>
    <w:p w:rsidRPr="005C21F7" w:rsidR="4FAE3BA1" w:rsidP="2560BA38" w:rsidRDefault="4FAE3BA1" w14:paraId="5CEC340E" w14:textId="2009FE8C">
      <w:pPr>
        <w:pStyle w:val="Odstavecseseznamem"/>
        <w:numPr>
          <w:ilvl w:val="0"/>
          <w:numId w:val="2"/>
        </w:numPr>
      </w:pPr>
      <w:r w:rsidRPr="005C21F7">
        <w:t>Kdy spuštěna, kdy ukončena</w:t>
      </w:r>
    </w:p>
    <w:p w:rsidRPr="005C21F7" w:rsidR="4FAE3BA1" w:rsidP="2560BA38" w:rsidRDefault="4FAE3BA1" w14:paraId="6A66D541" w14:textId="54B48973">
      <w:pPr>
        <w:pStyle w:val="Odstavecseseznamem"/>
        <w:numPr>
          <w:ilvl w:val="0"/>
          <w:numId w:val="2"/>
        </w:numPr>
      </w:pPr>
      <w:r w:rsidRPr="005C21F7">
        <w:t>Co ji spustilo a kdo (např. Plánovaný úkol, syst</w:t>
      </w:r>
      <w:r w:rsidR="00A4303B">
        <w:t>é</w:t>
      </w:r>
      <w:r w:rsidRPr="005C21F7">
        <w:t>m)</w:t>
      </w:r>
    </w:p>
    <w:p w:rsidRPr="005C21F7" w:rsidR="4FAE3BA1" w:rsidP="2560BA38" w:rsidRDefault="4FAE3BA1" w14:paraId="65212F1F" w14:textId="474C20F7">
      <w:pPr>
        <w:pStyle w:val="Odstavecseseznamem"/>
        <w:numPr>
          <w:ilvl w:val="0"/>
          <w:numId w:val="2"/>
        </w:numPr>
      </w:pPr>
      <w:r w:rsidRPr="005C21F7">
        <w:t>Co se mělo kontrolovat a kde (např. OCFL kontrola, úložiště 3)</w:t>
      </w:r>
    </w:p>
    <w:p w:rsidRPr="005C21F7" w:rsidR="4FAE3BA1" w:rsidP="2560BA38" w:rsidRDefault="4FAE3BA1" w14:paraId="27E96A31" w14:textId="04D3316A">
      <w:pPr>
        <w:pStyle w:val="Odstavecseseznamem"/>
        <w:numPr>
          <w:ilvl w:val="0"/>
          <w:numId w:val="2"/>
        </w:numPr>
      </w:pPr>
      <w:r w:rsidRPr="005C21F7">
        <w:t xml:space="preserve">Kolik zkontrolováno </w:t>
      </w:r>
      <w:r w:rsidR="00A4303B">
        <w:t>–</w:t>
      </w:r>
      <w:r w:rsidRPr="005C21F7">
        <w:t xml:space="preserve"> počet</w:t>
      </w:r>
      <w:r w:rsidRPr="005C21F7" w:rsidR="0E387FB8">
        <w:t xml:space="preserve"> a velikost</w:t>
      </w:r>
      <w:r w:rsidRPr="005C21F7">
        <w:t xml:space="preserve"> </w:t>
      </w:r>
      <w:r w:rsidR="00CD74C5">
        <w:t>–</w:t>
      </w:r>
      <w:r w:rsidRPr="005C21F7">
        <w:t xml:space="preserve"> AIP, komponent</w:t>
      </w:r>
    </w:p>
    <w:p w:rsidRPr="005C21F7" w:rsidR="4FAE3BA1" w:rsidP="2560BA38" w:rsidRDefault="4FAE3BA1" w14:paraId="64524C86" w14:textId="04A2D2CF">
      <w:pPr>
        <w:pStyle w:val="Odstavecseseznamem"/>
        <w:numPr>
          <w:ilvl w:val="0"/>
          <w:numId w:val="2"/>
        </w:numPr>
      </w:pPr>
      <w:r w:rsidRPr="005C21F7">
        <w:t>Výsledek</w:t>
      </w:r>
      <w:r w:rsidRPr="005C21F7" w:rsidR="579F9A9D">
        <w:t>:</w:t>
      </w:r>
    </w:p>
    <w:p w:rsidRPr="005C21F7" w:rsidR="4FAE3BA1" w:rsidP="2560BA38" w:rsidRDefault="4FAE3BA1" w14:paraId="177F8551" w14:textId="0FE1D446">
      <w:pPr>
        <w:pStyle w:val="Odstavecseseznamem"/>
        <w:numPr>
          <w:ilvl w:val="1"/>
          <w:numId w:val="2"/>
        </w:numPr>
      </w:pPr>
      <w:r w:rsidRPr="005C21F7">
        <w:t>OK – kolik entit (počet, velikost dat)</w:t>
      </w:r>
    </w:p>
    <w:p w:rsidRPr="005C21F7" w:rsidR="2A3A67E8" w:rsidP="2560BA38" w:rsidRDefault="2A3A67E8" w14:paraId="6AB3545B" w14:textId="4509C6D0">
      <w:pPr>
        <w:pStyle w:val="Odstavecseseznamem"/>
        <w:numPr>
          <w:ilvl w:val="1"/>
          <w:numId w:val="2"/>
        </w:numPr>
      </w:pPr>
      <w:r w:rsidRPr="005C21F7">
        <w:t xml:space="preserve">Chyby </w:t>
      </w:r>
      <w:r w:rsidR="00672750">
        <w:t>–</w:t>
      </w:r>
      <w:r w:rsidRPr="005C21F7">
        <w:t xml:space="preserve"> celkově </w:t>
      </w:r>
      <w:r w:rsidRPr="005C21F7" w:rsidR="20811CEF">
        <w:t xml:space="preserve"> (např. </w:t>
      </w:r>
      <w:r w:rsidRPr="005C21F7" w:rsidR="15BDE00E">
        <w:t>C</w:t>
      </w:r>
      <w:r w:rsidRPr="005C21F7">
        <w:t xml:space="preserve">hybných </w:t>
      </w:r>
      <w:r w:rsidRPr="005C21F7" w:rsidR="15BDE00E">
        <w:t>8 AIP)</w:t>
      </w:r>
    </w:p>
    <w:p w:rsidR="15BDE00E" w:rsidP="2560BA38" w:rsidRDefault="15BDE00E" w14:paraId="4B90BB51" w14:textId="764BC3FD">
      <w:pPr>
        <w:pStyle w:val="Odstavecseseznamem"/>
        <w:numPr>
          <w:ilvl w:val="1"/>
          <w:numId w:val="2"/>
        </w:numPr>
      </w:pPr>
      <w:r w:rsidRPr="005C21F7">
        <w:t xml:space="preserve">Podrobný výpis chyb ( </w:t>
      </w:r>
      <w:r w:rsidRPr="005C21F7" w:rsidR="2A3A67E8">
        <w:t>kterých objektů se týká -&gt; s proklikem/nebo identifikací nesouladu – UUID, ID AIP apod.</w:t>
      </w:r>
      <w:r w:rsidRPr="005C21F7" w:rsidR="539959BB">
        <w:t>)</w:t>
      </w:r>
    </w:p>
    <w:p w:rsidRPr="005C21F7" w:rsidR="00CD74C5" w:rsidP="00CD74C5" w:rsidRDefault="00CD74C5" w14:paraId="7452AA81" w14:textId="77777777"/>
    <w:p w:rsidR="5C421BDD" w:rsidP="2560BA38" w:rsidRDefault="5C421BDD" w14:paraId="1FA57F19" w14:textId="4162B3E7">
      <w:pPr>
        <w:pStyle w:val="Nadpis3"/>
      </w:pPr>
      <w:r w:rsidRPr="005C21F7">
        <w:t>A</w:t>
      </w:r>
      <w:r w:rsidRPr="005C21F7" w:rsidR="3D00645C">
        <w:t>2</w:t>
      </w:r>
      <w:r w:rsidRPr="005C21F7">
        <w:t xml:space="preserve"> Nastavení nového hashovacího algoritmu</w:t>
      </w:r>
    </w:p>
    <w:p w:rsidR="00672750" w:rsidP="00672750" w:rsidRDefault="00672750" w14:paraId="7B3BD7E5" w14:textId="7C27B0D0">
      <w:r>
        <w:t>Souvisí s rozhodnutím vyplývajícího z provozu FC Plánování uchovávání.</w:t>
      </w:r>
    </w:p>
    <w:p w:rsidRPr="00672750" w:rsidR="00F74360" w:rsidP="00755878" w:rsidRDefault="00F74360" w14:paraId="79A5F2FD" w14:textId="77777777"/>
    <w:p w:rsidRPr="005C21F7" w:rsidR="6F0415DA" w:rsidP="2560BA38" w:rsidRDefault="6F0415DA" w14:paraId="04D02298" w14:textId="60D702B2">
      <w:pPr>
        <w:pStyle w:val="Nadpis3"/>
      </w:pPr>
      <w:r w:rsidRPr="005C21F7">
        <w:t xml:space="preserve">A3 </w:t>
      </w:r>
      <w:r w:rsidRPr="005C21F7" w:rsidR="3913A5C8">
        <w:t xml:space="preserve">Ruční spuštění procesu </w:t>
      </w:r>
      <w:r w:rsidRPr="005C21F7" w:rsidR="66C21CEB">
        <w:t>kontroly</w:t>
      </w:r>
    </w:p>
    <w:p w:rsidRPr="005C21F7" w:rsidR="3913A5C8" w:rsidRDefault="3913A5C8" w14:paraId="67F7C2C1" w14:textId="0C77C866">
      <w:r w:rsidRPr="005C21F7">
        <w:t>Operátor, příp. Administrátor FC Administrace spustí předem definovanou operaci kontroly integrity.</w:t>
      </w:r>
    </w:p>
    <w:p w:rsidRPr="005C21F7" w:rsidR="3913A5C8" w:rsidRDefault="3913A5C8" w14:paraId="16EE9E21" w14:textId="476AB788">
      <w:r w:rsidRPr="005C21F7">
        <w:t>Kontrolu může spustit nad nově definovaným okruhem dat.</w:t>
      </w:r>
    </w:p>
    <w:p w:rsidRPr="005C21F7" w:rsidR="3913A5C8" w:rsidRDefault="3913A5C8" w14:paraId="27EA7009" w14:textId="062D4461">
      <w:r w:rsidRPr="005C21F7">
        <w:t>Může naplánovat její spuštění na určitou dobu.</w:t>
      </w:r>
    </w:p>
    <w:p w:rsidRPr="005C21F7" w:rsidR="2560BA38" w:rsidP="2560BA38" w:rsidRDefault="2560BA38" w14:paraId="72553D0E" w14:textId="09D232E0">
      <w:pPr>
        <w:ind w:firstLine="708"/>
      </w:pPr>
    </w:p>
    <w:p w:rsidRPr="005C21F7" w:rsidR="2560BA38" w:rsidRDefault="2560BA38" w14:paraId="504BA903" w14:textId="79C4EA90"/>
    <w:p w:rsidRPr="005C21F7" w:rsidR="1665CB06" w:rsidP="53D0D049" w:rsidRDefault="1665CB06" w14:paraId="7D39158D" w14:textId="20DB6F1B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lastRenderedPageBreak/>
        <w:t>Výjimečné scénáře (Exception Flows)</w:t>
      </w:r>
    </w:p>
    <w:p w:rsidRPr="005C21F7" w:rsidR="1665CB06" w:rsidP="53D0D049" w:rsidRDefault="777B3E31" w14:paraId="261B8EBA" w14:textId="7FAEF254">
      <w:pPr>
        <w:pStyle w:val="Nadpis3"/>
        <w:rPr>
          <w:rFonts w:ascii="Aptos" w:hAnsi="Aptos" w:eastAsia="Aptos" w:cs="Aptos"/>
        </w:rPr>
      </w:pPr>
      <w:r w:rsidRPr="005C21F7">
        <w:rPr>
          <w:rFonts w:ascii="Aptos" w:hAnsi="Aptos" w:eastAsia="Aptos" w:cs="Aptos"/>
        </w:rPr>
        <w:t>E1 –</w:t>
      </w:r>
      <w:r w:rsidRPr="005C21F7" w:rsidR="006E5B3B">
        <w:rPr>
          <w:rFonts w:ascii="Aptos" w:hAnsi="Aptos" w:eastAsia="Aptos" w:cs="Aptos"/>
        </w:rPr>
        <w:t xml:space="preserve"> </w:t>
      </w:r>
      <w:r w:rsidRPr="005C21F7" w:rsidR="260BFFA0">
        <w:rPr>
          <w:rFonts w:ascii="Aptos" w:hAnsi="Aptos" w:eastAsia="Aptos" w:cs="Aptos"/>
        </w:rPr>
        <w:t>N/A</w:t>
      </w:r>
    </w:p>
    <w:p w:rsidRPr="005C21F7" w:rsidR="41EA63E7" w:rsidP="41EA63E7" w:rsidRDefault="41EA63E7" w14:paraId="3BF682E5" w14:textId="0A7AF0BD"/>
    <w:p w:rsidRPr="005C21F7" w:rsidR="1665CB06" w:rsidP="53D0D049" w:rsidRDefault="1665CB06" w14:paraId="1BE133F9" w14:textId="21B64632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Frekvence výskytu</w:t>
      </w:r>
    </w:p>
    <w:p w:rsidRPr="005C21F7" w:rsidR="3C0E1CD5" w:rsidP="5F13AA0A" w:rsidRDefault="45ED1053" w14:paraId="71DFB52F" w14:textId="6AC38B08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B</w:t>
      </w:r>
      <w:r w:rsidRPr="005C21F7" w:rsidR="3C0E1CD5">
        <w:rPr>
          <w:rFonts w:ascii="Aptos" w:hAnsi="Aptos" w:eastAsia="Aptos" w:cs="Aptos"/>
          <w:color w:val="000000" w:themeColor="text1"/>
        </w:rPr>
        <w:t>ěžná činnost.</w:t>
      </w:r>
    </w:p>
    <w:p w:rsidRPr="005C21F7" w:rsidR="006E5B3B" w:rsidP="5F13AA0A" w:rsidRDefault="006E5B3B" w14:paraId="335F8B64" w14:textId="77777777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080CADFC" w14:textId="5A10AC91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Speciální požadavky (Non-functional / Special Requirements)</w:t>
      </w:r>
    </w:p>
    <w:p w:rsidRPr="005C21F7" w:rsidR="1665CB06" w:rsidP="581818A2" w:rsidRDefault="41AD2D2C" w14:paraId="1877F8D2" w14:textId="2FE187E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581818A2">
        <w:rPr>
          <w:rFonts w:ascii="Aptos" w:hAnsi="Aptos" w:eastAsia="Aptos" w:cs="Aptos"/>
          <w:color w:val="000000" w:themeColor="text1"/>
        </w:rPr>
        <w:t>Integrita – použít kryptograficky silné kontrolní součty (např. SHA-512).</w:t>
      </w:r>
    </w:p>
    <w:p w:rsidRPr="005C21F7" w:rsidR="1665CB06" w:rsidP="581818A2" w:rsidRDefault="41AD2D2C" w14:paraId="478A5CD5" w14:textId="29C56C7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581818A2">
        <w:rPr>
          <w:rFonts w:ascii="Aptos" w:hAnsi="Aptos" w:eastAsia="Aptos" w:cs="Aptos"/>
          <w:color w:val="000000" w:themeColor="text1"/>
        </w:rPr>
        <w:t xml:space="preserve">Výkon – uložení jednoho </w:t>
      </w:r>
      <w:r w:rsidRPr="581818A2" w:rsidR="6B8EC69E">
        <w:rPr>
          <w:rFonts w:ascii="Aptos" w:hAnsi="Aptos" w:eastAsia="Aptos" w:cs="Aptos"/>
          <w:color w:val="000000" w:themeColor="text1"/>
        </w:rPr>
        <w:t>S</w:t>
      </w:r>
      <w:r w:rsidRPr="581818A2">
        <w:rPr>
          <w:rFonts w:ascii="Aptos" w:hAnsi="Aptos" w:eastAsia="Aptos" w:cs="Aptos"/>
          <w:color w:val="000000" w:themeColor="text1"/>
        </w:rPr>
        <w:t>IP musí být dokončeno v definovaném čase (do 10 minut pro AIP o velikosti 1 GB</w:t>
      </w:r>
      <w:r w:rsidRPr="581818A2" w:rsidR="3A7DBC53">
        <w:rPr>
          <w:rFonts w:ascii="Aptos" w:hAnsi="Aptos" w:eastAsia="Aptos" w:cs="Aptos"/>
          <w:color w:val="000000" w:themeColor="text1"/>
        </w:rPr>
        <w:t>; 3000 SIP za den</w:t>
      </w:r>
      <w:r w:rsidRPr="581818A2">
        <w:rPr>
          <w:rFonts w:ascii="Aptos" w:hAnsi="Aptos" w:eastAsia="Aptos" w:cs="Aptos"/>
          <w:color w:val="000000" w:themeColor="text1"/>
        </w:rPr>
        <w:t>).</w:t>
      </w:r>
    </w:p>
    <w:p w:rsidRPr="005C21F7" w:rsidR="1665CB06" w:rsidP="581818A2" w:rsidRDefault="41AD2D2C" w14:paraId="69177D4F" w14:textId="5B775192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581818A2">
        <w:rPr>
          <w:rFonts w:ascii="Aptos" w:hAnsi="Aptos" w:eastAsia="Aptos" w:cs="Aptos"/>
          <w:color w:val="000000" w:themeColor="text1"/>
        </w:rPr>
        <w:t>Audit a logování – po</w:t>
      </w:r>
      <w:r w:rsidRPr="581818A2" w:rsidR="7975B705">
        <w:rPr>
          <w:rFonts w:ascii="Aptos" w:hAnsi="Aptos" w:eastAsia="Aptos" w:cs="Aptos"/>
          <w:color w:val="000000" w:themeColor="text1"/>
        </w:rPr>
        <w:t>stup příjmu je logován do ingest</w:t>
      </w:r>
      <w:r w:rsidRPr="581818A2" w:rsidR="45CE5F8A">
        <w:rPr>
          <w:rFonts w:ascii="Aptos" w:hAnsi="Aptos" w:eastAsia="Aptos" w:cs="Aptos"/>
          <w:color w:val="000000" w:themeColor="text1"/>
        </w:rPr>
        <w:t>_premis</w:t>
      </w:r>
      <w:r w:rsidRPr="581818A2" w:rsidR="7975B705">
        <w:rPr>
          <w:rFonts w:ascii="Aptos" w:hAnsi="Aptos" w:eastAsia="Aptos" w:cs="Aptos"/>
          <w:color w:val="000000" w:themeColor="text1"/>
        </w:rPr>
        <w:t xml:space="preserve">.xml a FC Správa </w:t>
      </w:r>
      <w:r w:rsidRPr="581818A2" w:rsidR="06577132">
        <w:rPr>
          <w:rFonts w:ascii="Aptos" w:hAnsi="Aptos" w:eastAsia="Aptos" w:cs="Aptos"/>
          <w:color w:val="000000" w:themeColor="text1"/>
        </w:rPr>
        <w:t>dat</w:t>
      </w:r>
      <w:r w:rsidRPr="581818A2">
        <w:rPr>
          <w:rFonts w:ascii="Aptos" w:hAnsi="Aptos" w:eastAsia="Aptos" w:cs="Aptos"/>
          <w:color w:val="000000" w:themeColor="text1"/>
        </w:rPr>
        <w:t>, každá chyba, každá replika musí být logována s časem, identifikací AIP.</w:t>
      </w:r>
    </w:p>
    <w:p w:rsidRPr="005C21F7" w:rsidR="1665CB06" w:rsidP="581818A2" w:rsidRDefault="09A978CE" w14:paraId="155341B3" w14:textId="1CD6924C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581818A2">
        <w:rPr>
          <w:rFonts w:ascii="Aptos" w:hAnsi="Aptos" w:eastAsia="Aptos" w:cs="Aptos"/>
          <w:color w:val="000000" w:themeColor="text1"/>
        </w:rPr>
        <w:t xml:space="preserve">Bezpečnost – </w:t>
      </w:r>
      <w:r w:rsidRPr="581818A2" w:rsidR="5C60C79A">
        <w:rPr>
          <w:rFonts w:ascii="Aptos" w:hAnsi="Aptos" w:eastAsia="Aptos" w:cs="Aptos"/>
          <w:color w:val="000000" w:themeColor="text1"/>
        </w:rPr>
        <w:t>přístup k datům odpovídá požadavkům na ochranu osobních údajů, zabezpeč</w:t>
      </w:r>
      <w:r w:rsidRPr="581818A2" w:rsidR="7BABD099">
        <w:rPr>
          <w:rFonts w:ascii="Aptos" w:hAnsi="Aptos" w:eastAsia="Aptos" w:cs="Aptos"/>
          <w:color w:val="000000" w:themeColor="text1"/>
        </w:rPr>
        <w:t>ení dat</w:t>
      </w:r>
      <w:r w:rsidRPr="581818A2" w:rsidR="6DD04705">
        <w:rPr>
          <w:rFonts w:ascii="Aptos" w:hAnsi="Aptos" w:eastAsia="Aptos" w:cs="Aptos"/>
          <w:color w:val="000000" w:themeColor="text1"/>
        </w:rPr>
        <w:t xml:space="preserve"> </w:t>
      </w:r>
      <w:r w:rsidR="00D8156C">
        <w:rPr>
          <w:rFonts w:ascii="Aptos" w:hAnsi="Aptos" w:eastAsia="Aptos" w:cs="Aptos"/>
          <w:color w:val="000000" w:themeColor="text1"/>
        </w:rPr>
        <w:t>–</w:t>
      </w:r>
      <w:r w:rsidRPr="581818A2" w:rsidR="6DD04705">
        <w:rPr>
          <w:rFonts w:ascii="Aptos" w:hAnsi="Aptos" w:eastAsia="Aptos" w:cs="Aptos"/>
          <w:color w:val="000000" w:themeColor="text1"/>
        </w:rPr>
        <w:t xml:space="preserve"> </w:t>
      </w:r>
      <w:r w:rsidRPr="581818A2" w:rsidR="7BABD099">
        <w:rPr>
          <w:rFonts w:ascii="Aptos" w:hAnsi="Aptos" w:eastAsia="Aptos" w:cs="Aptos"/>
          <w:color w:val="000000" w:themeColor="text1"/>
        </w:rPr>
        <w:t>požadavky ZD</w:t>
      </w:r>
      <w:r w:rsidRPr="581818A2" w:rsidR="6A2E48EA">
        <w:rPr>
          <w:rFonts w:ascii="Aptos" w:hAnsi="Aptos" w:eastAsia="Aptos" w:cs="Aptos"/>
          <w:color w:val="000000" w:themeColor="text1"/>
        </w:rPr>
        <w:t>.</w:t>
      </w:r>
    </w:p>
    <w:p w:rsidRPr="005C21F7" w:rsidR="334AD3C3" w:rsidP="581818A2" w:rsidRDefault="7BABD099" w14:paraId="30ECE235" w14:textId="436846B1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581818A2">
        <w:rPr>
          <w:rFonts w:ascii="Aptos" w:hAnsi="Aptos" w:eastAsia="Aptos" w:cs="Aptos"/>
          <w:color w:val="000000" w:themeColor="text1"/>
        </w:rPr>
        <w:t xml:space="preserve">Kyberbezpečnost </w:t>
      </w:r>
      <w:r w:rsidRPr="581818A2" w:rsidR="298F778F">
        <w:rPr>
          <w:rFonts w:ascii="Aptos" w:hAnsi="Aptos" w:eastAsia="Aptos" w:cs="Aptos"/>
          <w:color w:val="000000" w:themeColor="text1"/>
        </w:rPr>
        <w:t>–</w:t>
      </w:r>
      <w:r w:rsidRPr="581818A2">
        <w:rPr>
          <w:rFonts w:ascii="Aptos" w:hAnsi="Aptos" w:eastAsia="Aptos" w:cs="Aptos"/>
          <w:color w:val="000000" w:themeColor="text1"/>
        </w:rPr>
        <w:t xml:space="preserve"> požadavky ZD</w:t>
      </w:r>
      <w:r w:rsidRPr="581818A2" w:rsidR="36E7F7BD">
        <w:rPr>
          <w:rFonts w:ascii="Aptos" w:hAnsi="Aptos" w:eastAsia="Aptos" w:cs="Aptos"/>
          <w:color w:val="000000" w:themeColor="text1"/>
        </w:rPr>
        <w:t>.</w:t>
      </w:r>
    </w:p>
    <w:p w:rsidRPr="005C21F7" w:rsidR="00AC3347" w:rsidP="5F13AA0A" w:rsidRDefault="00AC3347" w14:paraId="7158D3ED" w14:textId="77777777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</w:p>
    <w:p w:rsidRPr="005C21F7" w:rsidR="1665CB06" w:rsidP="53D0D049" w:rsidRDefault="1665CB06" w14:paraId="4E48F060" w14:textId="474FB97F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t>Datové objekty / vstupy a výstupy</w:t>
      </w:r>
    </w:p>
    <w:p w:rsidRPr="005C21F7" w:rsidR="1665CB06" w:rsidP="53D0D049" w:rsidRDefault="777B3E31" w14:paraId="0F53FEC6" w14:textId="61709589">
      <w:pPr>
        <w:pStyle w:val="Nadpis3"/>
        <w:rPr>
          <w:rFonts w:ascii="Aptos" w:hAnsi="Aptos" w:eastAsia="Aptos" w:cs="Aptos"/>
        </w:rPr>
      </w:pPr>
      <w:r w:rsidRPr="005C21F7">
        <w:rPr>
          <w:rFonts w:ascii="Aptos" w:hAnsi="Aptos" w:eastAsia="Aptos" w:cs="Aptos"/>
        </w:rPr>
        <w:t>Vstupy:</w:t>
      </w:r>
    </w:p>
    <w:p w:rsidRPr="005C21F7" w:rsidR="044BA22D" w:rsidP="00942FE7" w:rsidRDefault="044BA22D" w14:paraId="38D382B8" w14:textId="50CDB7E6">
      <w:pPr>
        <w:pStyle w:val="Odstavecseseznamem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Data FC Správy dat</w:t>
      </w:r>
    </w:p>
    <w:p w:rsidRPr="005C21F7" w:rsidR="044BA22D" w:rsidP="00942FE7" w:rsidRDefault="044BA22D" w14:paraId="6E310332" w14:textId="4673DD17">
      <w:pPr>
        <w:pStyle w:val="Odstavecseseznamem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Data FC Uložení dat</w:t>
      </w:r>
    </w:p>
    <w:p w:rsidRPr="005C21F7" w:rsidR="60A6BB55" w:rsidP="00942FE7" w:rsidRDefault="60A6BB55" w14:paraId="09283016" w14:textId="26F1A74E">
      <w:pPr>
        <w:pStyle w:val="Odstavecseseznamem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Rozhraní pro kontrolu operací ve FC Administrace (seznam pravidelných operací, seznam plánovaných)</w:t>
      </w:r>
    </w:p>
    <w:p w:rsidRPr="005C21F7" w:rsidR="60A6BB55" w:rsidP="00942FE7" w:rsidRDefault="60A6BB55" w14:paraId="7174821F" w14:textId="0A17B795">
      <w:pPr>
        <w:pStyle w:val="Odstavecseseznamem"/>
        <w:numPr>
          <w:ilvl w:val="0"/>
          <w:numId w:val="6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Rozhraní pro konfiguraci nového workflow</w:t>
      </w:r>
    </w:p>
    <w:p w:rsidRPr="005C21F7" w:rsidR="53D0D049" w:rsidP="53D0D049" w:rsidRDefault="53D0D049" w14:paraId="3820A8E8" w14:textId="4BA540A9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1C8999A9" w14:textId="39E405BF">
      <w:pPr>
        <w:pStyle w:val="Nadpis3"/>
        <w:rPr>
          <w:rFonts w:ascii="Aptos" w:hAnsi="Aptos" w:eastAsia="Aptos" w:cs="Aptos"/>
        </w:rPr>
      </w:pPr>
      <w:r w:rsidRPr="005C21F7">
        <w:rPr>
          <w:rFonts w:ascii="Aptos" w:hAnsi="Aptos" w:eastAsia="Aptos" w:cs="Aptos"/>
        </w:rPr>
        <w:t>Výstupy:</w:t>
      </w:r>
    </w:p>
    <w:p w:rsidRPr="005C21F7" w:rsidR="53D0D049" w:rsidP="00942FE7" w:rsidRDefault="1BDE4B98" w14:paraId="7B2FB3BD" w14:textId="10355EF8">
      <w:pPr>
        <w:pStyle w:val="Odstavecseseznamem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Záznam v transakčním logu IS NDA, včetně příp. </w:t>
      </w:r>
      <w:r w:rsidRPr="005C21F7" w:rsidR="447E24F6">
        <w:rPr>
          <w:rFonts w:ascii="Aptos" w:hAnsi="Aptos" w:eastAsia="Aptos" w:cs="Aptos"/>
          <w:color w:val="000000" w:themeColor="text1"/>
        </w:rPr>
        <w:t>C</w:t>
      </w:r>
      <w:r w:rsidRPr="005C21F7">
        <w:rPr>
          <w:rFonts w:ascii="Aptos" w:hAnsi="Aptos" w:eastAsia="Aptos" w:cs="Aptos"/>
          <w:color w:val="000000" w:themeColor="text1"/>
        </w:rPr>
        <w:t>hyb.</w:t>
      </w:r>
    </w:p>
    <w:p w:rsidRPr="005C21F7" w:rsidR="5C7B046A" w:rsidP="00942FE7" w:rsidRDefault="5C7B046A" w14:paraId="1ACD3A17" w14:textId="67A4F70C">
      <w:pPr>
        <w:pStyle w:val="Odstavecseseznamem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Záznam ve FC Správa dat a jednotlivých </w:t>
      </w:r>
      <w:r w:rsidRPr="005C21F7" w:rsidR="314D2077">
        <w:rPr>
          <w:rFonts w:ascii="Aptos" w:hAnsi="Aptos" w:eastAsia="Aptos" w:cs="Aptos"/>
          <w:color w:val="000000" w:themeColor="text1"/>
        </w:rPr>
        <w:t>A</w:t>
      </w:r>
      <w:r w:rsidRPr="005C21F7">
        <w:rPr>
          <w:rFonts w:ascii="Aptos" w:hAnsi="Aptos" w:eastAsia="Aptos" w:cs="Aptos"/>
          <w:color w:val="000000" w:themeColor="text1"/>
        </w:rPr>
        <w:t xml:space="preserve">IP </w:t>
      </w:r>
      <w:r w:rsidR="00E26DC8">
        <w:rPr>
          <w:rFonts w:ascii="Aptos" w:hAnsi="Aptos" w:eastAsia="Aptos" w:cs="Aptos"/>
          <w:color w:val="000000" w:themeColor="text1"/>
        </w:rPr>
        <w:t>–</w:t>
      </w:r>
      <w:r w:rsidRPr="005C21F7">
        <w:rPr>
          <w:rFonts w:ascii="Aptos" w:hAnsi="Aptos" w:eastAsia="Aptos" w:cs="Aptos"/>
          <w:color w:val="000000" w:themeColor="text1"/>
        </w:rPr>
        <w:t xml:space="preserve"> provedení kontroly integrity, s jakým výsledkem</w:t>
      </w:r>
    </w:p>
    <w:p w:rsidRPr="005C21F7" w:rsidR="2D3D8538" w:rsidP="00942FE7" w:rsidRDefault="00E26DC8" w14:paraId="695C3F0C" w14:textId="5D15C057">
      <w:pPr>
        <w:pStyle w:val="Odstavecseseznamem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 xml:space="preserve">Záznam </w:t>
      </w:r>
      <w:r w:rsidR="002254A5">
        <w:rPr>
          <w:rFonts w:ascii="Aptos" w:hAnsi="Aptos" w:eastAsia="Aptos" w:cs="Aptos"/>
          <w:color w:val="000000" w:themeColor="text1"/>
        </w:rPr>
        <w:t xml:space="preserve">(nejedná se o tiskovou sestavu) </w:t>
      </w:r>
      <w:r w:rsidRPr="005C21F7" w:rsidR="2D3D8538">
        <w:rPr>
          <w:rFonts w:ascii="Aptos" w:hAnsi="Aptos" w:eastAsia="Aptos" w:cs="Aptos"/>
          <w:color w:val="000000" w:themeColor="text1"/>
        </w:rPr>
        <w:t>o kontrole integrity (pravidelná kontrola; Ad hoc jednorázová kontrola)</w:t>
      </w:r>
    </w:p>
    <w:p w:rsidRPr="005C21F7" w:rsidR="005774A4" w:rsidP="005774A4" w:rsidRDefault="005774A4" w14:paraId="01AA846B" w14:textId="77777777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1665CB06" w14:paraId="02A36383" w14:textId="4F862D54">
      <w:pPr>
        <w:pStyle w:val="Nadpis2"/>
        <w:rPr>
          <w:rFonts w:ascii="Aptos Display" w:hAnsi="Aptos Display" w:eastAsia="Aptos Display" w:cs="Aptos Display"/>
        </w:rPr>
      </w:pPr>
      <w:r w:rsidRPr="005C21F7">
        <w:rPr>
          <w:rFonts w:ascii="Aptos Display" w:hAnsi="Aptos Display" w:eastAsia="Aptos Display" w:cs="Aptos Display"/>
        </w:rPr>
        <w:lastRenderedPageBreak/>
        <w:t>Otevřené otázky / poznámky</w:t>
      </w:r>
    </w:p>
    <w:sectPr w:rsidRPr="005C21F7" w:rsidR="1665CB0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GZ" w:author="Guest Stodůlka Zbyšek" w:date="2026-03-30T14:25:00Z" w:id="0">
    <w:p w:rsidR="00942FE7" w:rsidRDefault="00942FE7" w14:paraId="6211300F" w14:textId="0AE569F4">
      <w:r>
        <w:annotationRef/>
      </w:r>
      <w:r w:rsidRPr="585BA0DD">
        <w:t xml:space="preserve">Kdyby nastala potřeba projet certifikáty podpisů a časových razítek všech uložených archiválií, kterými jsou opatřeny, bylo by to zde nebo spíše by to bylo na samostatný UC?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11300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F34530" w16cex:dateUtc="2026-03-30T1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11300F" w16cid:durableId="76F3453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66CAC504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F8B1B1"/>
    <w:multiLevelType w:val="hybridMultilevel"/>
    <w:tmpl w:val="D73A445C"/>
    <w:lvl w:ilvl="0" w:tplc="E6BA09A0">
      <w:start w:val="1"/>
      <w:numFmt w:val="decimal"/>
      <w:lvlText w:val="%1."/>
      <w:lvlJc w:val="left"/>
      <w:pPr>
        <w:ind w:left="720" w:hanging="360"/>
      </w:pPr>
    </w:lvl>
    <w:lvl w:ilvl="1" w:tplc="806E6B68">
      <w:start w:val="1"/>
      <w:numFmt w:val="lowerLetter"/>
      <w:lvlText w:val="%2."/>
      <w:lvlJc w:val="left"/>
      <w:pPr>
        <w:ind w:left="1440" w:hanging="360"/>
      </w:pPr>
    </w:lvl>
    <w:lvl w:ilvl="2" w:tplc="E4123AE4">
      <w:start w:val="1"/>
      <w:numFmt w:val="lowerRoman"/>
      <w:lvlText w:val="%3."/>
      <w:lvlJc w:val="right"/>
      <w:pPr>
        <w:ind w:left="2160" w:hanging="180"/>
      </w:pPr>
    </w:lvl>
    <w:lvl w:ilvl="3" w:tplc="AB78A780">
      <w:start w:val="1"/>
      <w:numFmt w:val="decimal"/>
      <w:lvlText w:val="%4."/>
      <w:lvlJc w:val="left"/>
      <w:pPr>
        <w:ind w:left="2880" w:hanging="360"/>
      </w:pPr>
    </w:lvl>
    <w:lvl w:ilvl="4" w:tplc="8CCCE84A">
      <w:start w:val="1"/>
      <w:numFmt w:val="lowerLetter"/>
      <w:lvlText w:val="%5."/>
      <w:lvlJc w:val="left"/>
      <w:pPr>
        <w:ind w:left="3600" w:hanging="360"/>
      </w:pPr>
    </w:lvl>
    <w:lvl w:ilvl="5" w:tplc="1BBA1546">
      <w:start w:val="1"/>
      <w:numFmt w:val="lowerRoman"/>
      <w:lvlText w:val="%6."/>
      <w:lvlJc w:val="right"/>
      <w:pPr>
        <w:ind w:left="4320" w:hanging="180"/>
      </w:pPr>
    </w:lvl>
    <w:lvl w:ilvl="6" w:tplc="9042AB76">
      <w:start w:val="1"/>
      <w:numFmt w:val="decimal"/>
      <w:lvlText w:val="%7."/>
      <w:lvlJc w:val="left"/>
      <w:pPr>
        <w:ind w:left="5040" w:hanging="360"/>
      </w:pPr>
    </w:lvl>
    <w:lvl w:ilvl="7" w:tplc="798EB4E0">
      <w:start w:val="1"/>
      <w:numFmt w:val="lowerLetter"/>
      <w:lvlText w:val="%8."/>
      <w:lvlJc w:val="left"/>
      <w:pPr>
        <w:ind w:left="5760" w:hanging="360"/>
      </w:pPr>
    </w:lvl>
    <w:lvl w:ilvl="8" w:tplc="A1E083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0849D1"/>
    <w:multiLevelType w:val="hybridMultilevel"/>
    <w:tmpl w:val="8E48DED4"/>
    <w:lvl w:ilvl="0" w:tplc="200A8E4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1FE36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1670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6462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5A86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08C2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66FA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5AC1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285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0572A5"/>
    <w:multiLevelType w:val="hybridMultilevel"/>
    <w:tmpl w:val="C8F01ADA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E7BDD9"/>
    <w:multiLevelType w:val="hybridMultilevel"/>
    <w:tmpl w:val="C8B0B6AE"/>
    <w:lvl w:ilvl="0" w:tplc="E162F30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9D8A3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EED9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E2DB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BE6C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52D5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3E76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B60C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A01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94623697">
    <w:abstractNumId w:val="2"/>
  </w:num>
  <w:num w:numId="2" w16cid:durableId="1543130944">
    <w:abstractNumId w:val="4"/>
  </w:num>
  <w:num w:numId="3" w16cid:durableId="1340278077">
    <w:abstractNumId w:val="7"/>
  </w:num>
  <w:num w:numId="4" w16cid:durableId="516844359">
    <w:abstractNumId w:val="1"/>
  </w:num>
  <w:num w:numId="5" w16cid:durableId="196966159">
    <w:abstractNumId w:val="3"/>
  </w:num>
  <w:num w:numId="6" w16cid:durableId="1416126574">
    <w:abstractNumId w:val="0"/>
  </w:num>
  <w:num w:numId="7" w16cid:durableId="852914028">
    <w:abstractNumId w:val="6"/>
  </w:num>
  <w:num w:numId="8" w16cid:durableId="956370062">
    <w:abstractNumId w:val="5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Stodůlka Zbyšek">
    <w15:presenceInfo w15:providerId="AD" w15:userId="S::zbysek.stodulka_nacr.cz#ext#@iczgroup.onmicrosoft.com::32cc16d5-a3b2-4538-ba7e-b80adcd6fb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368D3"/>
    <w:rsid w:val="00047976"/>
    <w:rsid w:val="000551D6"/>
    <w:rsid w:val="00061679"/>
    <w:rsid w:val="0006A543"/>
    <w:rsid w:val="00093CDE"/>
    <w:rsid w:val="000A4394"/>
    <w:rsid w:val="000B6A04"/>
    <w:rsid w:val="000C5494"/>
    <w:rsid w:val="000C7872"/>
    <w:rsid w:val="000C7F2B"/>
    <w:rsid w:val="000D3288"/>
    <w:rsid w:val="00102028"/>
    <w:rsid w:val="00107638"/>
    <w:rsid w:val="00141929"/>
    <w:rsid w:val="00142506"/>
    <w:rsid w:val="00165486"/>
    <w:rsid w:val="00176B81"/>
    <w:rsid w:val="00181BB8"/>
    <w:rsid w:val="0018605F"/>
    <w:rsid w:val="00195244"/>
    <w:rsid w:val="001B785D"/>
    <w:rsid w:val="002254A5"/>
    <w:rsid w:val="0022694D"/>
    <w:rsid w:val="002304B6"/>
    <w:rsid w:val="00235AD2"/>
    <w:rsid w:val="00242A52"/>
    <w:rsid w:val="00245146"/>
    <w:rsid w:val="002523F4"/>
    <w:rsid w:val="002B5752"/>
    <w:rsid w:val="002C433E"/>
    <w:rsid w:val="002F409B"/>
    <w:rsid w:val="002F4292"/>
    <w:rsid w:val="002F8986"/>
    <w:rsid w:val="003351BA"/>
    <w:rsid w:val="003A5914"/>
    <w:rsid w:val="003B4555"/>
    <w:rsid w:val="004141C4"/>
    <w:rsid w:val="00415FA3"/>
    <w:rsid w:val="00420395"/>
    <w:rsid w:val="00421F8D"/>
    <w:rsid w:val="004456AC"/>
    <w:rsid w:val="004503C8"/>
    <w:rsid w:val="004A3CC4"/>
    <w:rsid w:val="004A5A6C"/>
    <w:rsid w:val="00511BE0"/>
    <w:rsid w:val="00535456"/>
    <w:rsid w:val="00545CFC"/>
    <w:rsid w:val="005471DA"/>
    <w:rsid w:val="00547696"/>
    <w:rsid w:val="0055418B"/>
    <w:rsid w:val="0055BCDF"/>
    <w:rsid w:val="005774A4"/>
    <w:rsid w:val="005A4364"/>
    <w:rsid w:val="005C21F7"/>
    <w:rsid w:val="005C4273"/>
    <w:rsid w:val="00611971"/>
    <w:rsid w:val="006474FB"/>
    <w:rsid w:val="006658DC"/>
    <w:rsid w:val="00672750"/>
    <w:rsid w:val="00690AAF"/>
    <w:rsid w:val="006A03AA"/>
    <w:rsid w:val="006C2BC8"/>
    <w:rsid w:val="006E5B3B"/>
    <w:rsid w:val="00702E5A"/>
    <w:rsid w:val="00722B8E"/>
    <w:rsid w:val="00722E5A"/>
    <w:rsid w:val="0074762C"/>
    <w:rsid w:val="00755878"/>
    <w:rsid w:val="007A64BB"/>
    <w:rsid w:val="007B3B0C"/>
    <w:rsid w:val="007C1977"/>
    <w:rsid w:val="007C3A4F"/>
    <w:rsid w:val="007E38B0"/>
    <w:rsid w:val="008D6A3F"/>
    <w:rsid w:val="008E31B7"/>
    <w:rsid w:val="009047A8"/>
    <w:rsid w:val="00942FE7"/>
    <w:rsid w:val="00952C3F"/>
    <w:rsid w:val="009AEFC3"/>
    <w:rsid w:val="009C2055"/>
    <w:rsid w:val="009F5B4C"/>
    <w:rsid w:val="009F7865"/>
    <w:rsid w:val="00A006C6"/>
    <w:rsid w:val="00A33435"/>
    <w:rsid w:val="00A4303B"/>
    <w:rsid w:val="00A47998"/>
    <w:rsid w:val="00A5015E"/>
    <w:rsid w:val="00A69D3F"/>
    <w:rsid w:val="00A70323"/>
    <w:rsid w:val="00A70A8D"/>
    <w:rsid w:val="00A8642B"/>
    <w:rsid w:val="00AA1163"/>
    <w:rsid w:val="00AC3347"/>
    <w:rsid w:val="00AD0CE0"/>
    <w:rsid w:val="00AF1378"/>
    <w:rsid w:val="00B5570F"/>
    <w:rsid w:val="00B82366"/>
    <w:rsid w:val="00BD6205"/>
    <w:rsid w:val="00BF5A5F"/>
    <w:rsid w:val="00C00929"/>
    <w:rsid w:val="00CB2E10"/>
    <w:rsid w:val="00CB3EA4"/>
    <w:rsid w:val="00CD41CC"/>
    <w:rsid w:val="00CD74C5"/>
    <w:rsid w:val="00D3435B"/>
    <w:rsid w:val="00D65816"/>
    <w:rsid w:val="00D8156C"/>
    <w:rsid w:val="00D92300"/>
    <w:rsid w:val="00DC1211"/>
    <w:rsid w:val="00DF615A"/>
    <w:rsid w:val="00E21051"/>
    <w:rsid w:val="00E26DC8"/>
    <w:rsid w:val="00E773D6"/>
    <w:rsid w:val="00EE12D7"/>
    <w:rsid w:val="00EF1EAA"/>
    <w:rsid w:val="00EF39E2"/>
    <w:rsid w:val="00F03585"/>
    <w:rsid w:val="00F06DD9"/>
    <w:rsid w:val="00F421CE"/>
    <w:rsid w:val="00F514C7"/>
    <w:rsid w:val="00F64E57"/>
    <w:rsid w:val="00F74360"/>
    <w:rsid w:val="00F83BF3"/>
    <w:rsid w:val="00F94190"/>
    <w:rsid w:val="00F95766"/>
    <w:rsid w:val="00FB15DD"/>
    <w:rsid w:val="00FC2D35"/>
    <w:rsid w:val="00FC7594"/>
    <w:rsid w:val="00FE491F"/>
    <w:rsid w:val="00FF4720"/>
    <w:rsid w:val="010C2F6B"/>
    <w:rsid w:val="01190E00"/>
    <w:rsid w:val="0132B6D2"/>
    <w:rsid w:val="014E6D24"/>
    <w:rsid w:val="0169CBAE"/>
    <w:rsid w:val="016F25E0"/>
    <w:rsid w:val="017C7D91"/>
    <w:rsid w:val="01EAC7E4"/>
    <w:rsid w:val="01FAE94A"/>
    <w:rsid w:val="0223E793"/>
    <w:rsid w:val="022F1876"/>
    <w:rsid w:val="0231993B"/>
    <w:rsid w:val="025D6968"/>
    <w:rsid w:val="026FE0D7"/>
    <w:rsid w:val="029C1D11"/>
    <w:rsid w:val="02A85443"/>
    <w:rsid w:val="02C45BFD"/>
    <w:rsid w:val="02CBD065"/>
    <w:rsid w:val="02F2EFF0"/>
    <w:rsid w:val="033266FC"/>
    <w:rsid w:val="03754564"/>
    <w:rsid w:val="03844113"/>
    <w:rsid w:val="03BE19BF"/>
    <w:rsid w:val="03C804B9"/>
    <w:rsid w:val="03C996A2"/>
    <w:rsid w:val="0411C99C"/>
    <w:rsid w:val="0427861D"/>
    <w:rsid w:val="044BA22D"/>
    <w:rsid w:val="045B37C1"/>
    <w:rsid w:val="04BD4096"/>
    <w:rsid w:val="04CC3196"/>
    <w:rsid w:val="04E3B774"/>
    <w:rsid w:val="0508057C"/>
    <w:rsid w:val="05088F79"/>
    <w:rsid w:val="051954A9"/>
    <w:rsid w:val="0562353E"/>
    <w:rsid w:val="05650710"/>
    <w:rsid w:val="056E7B75"/>
    <w:rsid w:val="05838FCB"/>
    <w:rsid w:val="059278D6"/>
    <w:rsid w:val="05A248AA"/>
    <w:rsid w:val="05B1E90A"/>
    <w:rsid w:val="05DA29B1"/>
    <w:rsid w:val="05E0B52F"/>
    <w:rsid w:val="05E8A485"/>
    <w:rsid w:val="05EAEB46"/>
    <w:rsid w:val="05FD0F03"/>
    <w:rsid w:val="06284CFB"/>
    <w:rsid w:val="06577132"/>
    <w:rsid w:val="06A2779B"/>
    <w:rsid w:val="06AF3DF4"/>
    <w:rsid w:val="06DB6280"/>
    <w:rsid w:val="07907373"/>
    <w:rsid w:val="07A49078"/>
    <w:rsid w:val="07A5F14A"/>
    <w:rsid w:val="07A92EAA"/>
    <w:rsid w:val="07D8595A"/>
    <w:rsid w:val="07EAD0A2"/>
    <w:rsid w:val="084EB500"/>
    <w:rsid w:val="08785457"/>
    <w:rsid w:val="08A39D2F"/>
    <w:rsid w:val="08B7176B"/>
    <w:rsid w:val="08BD3FAB"/>
    <w:rsid w:val="08D913EB"/>
    <w:rsid w:val="08E103FD"/>
    <w:rsid w:val="08FFCC73"/>
    <w:rsid w:val="090D5C14"/>
    <w:rsid w:val="0984FAED"/>
    <w:rsid w:val="098B1F8E"/>
    <w:rsid w:val="099D1C7A"/>
    <w:rsid w:val="09A978CE"/>
    <w:rsid w:val="09AAE857"/>
    <w:rsid w:val="0A1F41B1"/>
    <w:rsid w:val="0A231601"/>
    <w:rsid w:val="0A2FF009"/>
    <w:rsid w:val="0A354679"/>
    <w:rsid w:val="0A57CE75"/>
    <w:rsid w:val="0A6053EE"/>
    <w:rsid w:val="0A729C9C"/>
    <w:rsid w:val="0A7E6E1D"/>
    <w:rsid w:val="0AEFADDD"/>
    <w:rsid w:val="0B920513"/>
    <w:rsid w:val="0BC6C1C6"/>
    <w:rsid w:val="0BCCFD04"/>
    <w:rsid w:val="0BE6F605"/>
    <w:rsid w:val="0C125CD0"/>
    <w:rsid w:val="0C82BCA4"/>
    <w:rsid w:val="0CAA6B4A"/>
    <w:rsid w:val="0CB5A67C"/>
    <w:rsid w:val="0CFB6FA0"/>
    <w:rsid w:val="0D121E79"/>
    <w:rsid w:val="0D7543BD"/>
    <w:rsid w:val="0D86F517"/>
    <w:rsid w:val="0DA8552D"/>
    <w:rsid w:val="0DC99614"/>
    <w:rsid w:val="0DD5737F"/>
    <w:rsid w:val="0DF16F41"/>
    <w:rsid w:val="0E1134C9"/>
    <w:rsid w:val="0E1AEEE4"/>
    <w:rsid w:val="0E26CDF9"/>
    <w:rsid w:val="0E387FB8"/>
    <w:rsid w:val="0E4204E3"/>
    <w:rsid w:val="0E522A37"/>
    <w:rsid w:val="0E5D0897"/>
    <w:rsid w:val="0E89498E"/>
    <w:rsid w:val="0E8E74D6"/>
    <w:rsid w:val="0ECEF771"/>
    <w:rsid w:val="0ED489CC"/>
    <w:rsid w:val="0EDA18FC"/>
    <w:rsid w:val="0EF34CB0"/>
    <w:rsid w:val="0F010B07"/>
    <w:rsid w:val="0F02759D"/>
    <w:rsid w:val="0F02B9B0"/>
    <w:rsid w:val="0F16EF4B"/>
    <w:rsid w:val="0F2B0A2A"/>
    <w:rsid w:val="0F4810BC"/>
    <w:rsid w:val="0F6B65B9"/>
    <w:rsid w:val="0F77A34E"/>
    <w:rsid w:val="0F94726B"/>
    <w:rsid w:val="0FA00AE1"/>
    <w:rsid w:val="0FB2B835"/>
    <w:rsid w:val="0FC3CA8D"/>
    <w:rsid w:val="0FCDB74C"/>
    <w:rsid w:val="1005AA3D"/>
    <w:rsid w:val="100FF6AA"/>
    <w:rsid w:val="10125F1B"/>
    <w:rsid w:val="101A2A56"/>
    <w:rsid w:val="101CF4DE"/>
    <w:rsid w:val="104274BB"/>
    <w:rsid w:val="1070F98D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BF4526"/>
    <w:rsid w:val="11C5E643"/>
    <w:rsid w:val="11D8F527"/>
    <w:rsid w:val="120B48C8"/>
    <w:rsid w:val="122A95A3"/>
    <w:rsid w:val="1247565D"/>
    <w:rsid w:val="1261789A"/>
    <w:rsid w:val="126EF441"/>
    <w:rsid w:val="1295E80D"/>
    <w:rsid w:val="12A8EAA6"/>
    <w:rsid w:val="12BDF567"/>
    <w:rsid w:val="13263811"/>
    <w:rsid w:val="1333E131"/>
    <w:rsid w:val="134B02F8"/>
    <w:rsid w:val="135E78D4"/>
    <w:rsid w:val="138F083D"/>
    <w:rsid w:val="139E3CB5"/>
    <w:rsid w:val="13B71889"/>
    <w:rsid w:val="13C27EE4"/>
    <w:rsid w:val="13FF851F"/>
    <w:rsid w:val="14092E4F"/>
    <w:rsid w:val="143ADAD9"/>
    <w:rsid w:val="144D4F45"/>
    <w:rsid w:val="147B9E3B"/>
    <w:rsid w:val="14891B3E"/>
    <w:rsid w:val="14892453"/>
    <w:rsid w:val="149328E6"/>
    <w:rsid w:val="14D3D655"/>
    <w:rsid w:val="151EE8BD"/>
    <w:rsid w:val="1545E9ED"/>
    <w:rsid w:val="155769D6"/>
    <w:rsid w:val="157BEF0A"/>
    <w:rsid w:val="15A1127C"/>
    <w:rsid w:val="15BDE00E"/>
    <w:rsid w:val="15DF87C6"/>
    <w:rsid w:val="15EB22F1"/>
    <w:rsid w:val="15FB4CE6"/>
    <w:rsid w:val="160F5AD7"/>
    <w:rsid w:val="16167A85"/>
    <w:rsid w:val="16262509"/>
    <w:rsid w:val="163AA294"/>
    <w:rsid w:val="1665CB06"/>
    <w:rsid w:val="16B256BA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55D83"/>
    <w:rsid w:val="17B2C873"/>
    <w:rsid w:val="17D0E07A"/>
    <w:rsid w:val="17EF959B"/>
    <w:rsid w:val="17F85D2E"/>
    <w:rsid w:val="17F9D781"/>
    <w:rsid w:val="18293146"/>
    <w:rsid w:val="182D6B7A"/>
    <w:rsid w:val="1840EE9F"/>
    <w:rsid w:val="1841AC33"/>
    <w:rsid w:val="184B87E3"/>
    <w:rsid w:val="186C5E43"/>
    <w:rsid w:val="18757D00"/>
    <w:rsid w:val="187B1F66"/>
    <w:rsid w:val="187D8FCD"/>
    <w:rsid w:val="187DA793"/>
    <w:rsid w:val="18D6FF86"/>
    <w:rsid w:val="18EFE153"/>
    <w:rsid w:val="1920252D"/>
    <w:rsid w:val="192F9DA7"/>
    <w:rsid w:val="193B7FD0"/>
    <w:rsid w:val="19419ECF"/>
    <w:rsid w:val="194B57B9"/>
    <w:rsid w:val="199C83D3"/>
    <w:rsid w:val="19A245C0"/>
    <w:rsid w:val="19CE58E9"/>
    <w:rsid w:val="1A24D8E5"/>
    <w:rsid w:val="1A8C628E"/>
    <w:rsid w:val="1AA96F66"/>
    <w:rsid w:val="1ADA00BF"/>
    <w:rsid w:val="1AFA3FB5"/>
    <w:rsid w:val="1AFA4CFF"/>
    <w:rsid w:val="1B2E766D"/>
    <w:rsid w:val="1B4FA8EA"/>
    <w:rsid w:val="1B5D6380"/>
    <w:rsid w:val="1B6C4E64"/>
    <w:rsid w:val="1B89F5BB"/>
    <w:rsid w:val="1B9DB43A"/>
    <w:rsid w:val="1BAE1224"/>
    <w:rsid w:val="1BC2CFE6"/>
    <w:rsid w:val="1BDE4B98"/>
    <w:rsid w:val="1C070D5E"/>
    <w:rsid w:val="1C109553"/>
    <w:rsid w:val="1C11162F"/>
    <w:rsid w:val="1C81AF73"/>
    <w:rsid w:val="1C99501D"/>
    <w:rsid w:val="1CBA72DE"/>
    <w:rsid w:val="1CBE4CE9"/>
    <w:rsid w:val="1D0A9DC2"/>
    <w:rsid w:val="1D27479E"/>
    <w:rsid w:val="1D499DB6"/>
    <w:rsid w:val="1D71B718"/>
    <w:rsid w:val="1DB74152"/>
    <w:rsid w:val="1DDE7530"/>
    <w:rsid w:val="1E7A90BD"/>
    <w:rsid w:val="1EFEB52D"/>
    <w:rsid w:val="1EFF4ED9"/>
    <w:rsid w:val="1F002407"/>
    <w:rsid w:val="1F01F91B"/>
    <w:rsid w:val="1F126EB8"/>
    <w:rsid w:val="1F23BF41"/>
    <w:rsid w:val="1F2B60FA"/>
    <w:rsid w:val="1F4F5677"/>
    <w:rsid w:val="1F657A39"/>
    <w:rsid w:val="1F6D8A11"/>
    <w:rsid w:val="1F7097AE"/>
    <w:rsid w:val="1F83AEB5"/>
    <w:rsid w:val="1F88DE97"/>
    <w:rsid w:val="1FA7849D"/>
    <w:rsid w:val="1FB94C6E"/>
    <w:rsid w:val="1FE74106"/>
    <w:rsid w:val="20142469"/>
    <w:rsid w:val="204C8AB9"/>
    <w:rsid w:val="20811CEF"/>
    <w:rsid w:val="209DB140"/>
    <w:rsid w:val="20E64DA6"/>
    <w:rsid w:val="21640ADE"/>
    <w:rsid w:val="21769BD0"/>
    <w:rsid w:val="21CDB9EE"/>
    <w:rsid w:val="21E9F62F"/>
    <w:rsid w:val="21FB6CD8"/>
    <w:rsid w:val="222B803C"/>
    <w:rsid w:val="222E583D"/>
    <w:rsid w:val="229FF33E"/>
    <w:rsid w:val="22A90B3A"/>
    <w:rsid w:val="22C3C681"/>
    <w:rsid w:val="231EAC26"/>
    <w:rsid w:val="233AB910"/>
    <w:rsid w:val="235D3C21"/>
    <w:rsid w:val="2369922B"/>
    <w:rsid w:val="236C089A"/>
    <w:rsid w:val="237B0AAF"/>
    <w:rsid w:val="2384D3DC"/>
    <w:rsid w:val="23862549"/>
    <w:rsid w:val="23979DDA"/>
    <w:rsid w:val="23B9EB8B"/>
    <w:rsid w:val="23EDEC55"/>
    <w:rsid w:val="24068837"/>
    <w:rsid w:val="240AA0CD"/>
    <w:rsid w:val="24588A70"/>
    <w:rsid w:val="2464E84A"/>
    <w:rsid w:val="24AEB63D"/>
    <w:rsid w:val="24C82703"/>
    <w:rsid w:val="24F01966"/>
    <w:rsid w:val="25173575"/>
    <w:rsid w:val="252C060E"/>
    <w:rsid w:val="25338B1F"/>
    <w:rsid w:val="2558707F"/>
    <w:rsid w:val="255E088E"/>
    <w:rsid w:val="2560BA38"/>
    <w:rsid w:val="256B9F08"/>
    <w:rsid w:val="25836E13"/>
    <w:rsid w:val="2599D41E"/>
    <w:rsid w:val="259E5224"/>
    <w:rsid w:val="25A93E32"/>
    <w:rsid w:val="25C47EA6"/>
    <w:rsid w:val="25D8854F"/>
    <w:rsid w:val="25F782AA"/>
    <w:rsid w:val="2609C364"/>
    <w:rsid w:val="260BFFA0"/>
    <w:rsid w:val="261B9F73"/>
    <w:rsid w:val="262EADC5"/>
    <w:rsid w:val="26442F95"/>
    <w:rsid w:val="2691A4B9"/>
    <w:rsid w:val="269883CE"/>
    <w:rsid w:val="269AC5C6"/>
    <w:rsid w:val="26AB31D8"/>
    <w:rsid w:val="275CA02D"/>
    <w:rsid w:val="27DC27E3"/>
    <w:rsid w:val="27EA2BE3"/>
    <w:rsid w:val="27EBEA55"/>
    <w:rsid w:val="27F0C813"/>
    <w:rsid w:val="27F7FC87"/>
    <w:rsid w:val="2800E933"/>
    <w:rsid w:val="2809A0EE"/>
    <w:rsid w:val="283B8DF6"/>
    <w:rsid w:val="283F25FD"/>
    <w:rsid w:val="286EFF0A"/>
    <w:rsid w:val="287AA39E"/>
    <w:rsid w:val="2893A488"/>
    <w:rsid w:val="28A0917E"/>
    <w:rsid w:val="28E5F8A9"/>
    <w:rsid w:val="29038878"/>
    <w:rsid w:val="2903A850"/>
    <w:rsid w:val="29169E29"/>
    <w:rsid w:val="29232748"/>
    <w:rsid w:val="29463290"/>
    <w:rsid w:val="29489FC4"/>
    <w:rsid w:val="2951BD39"/>
    <w:rsid w:val="295783FE"/>
    <w:rsid w:val="2959771A"/>
    <w:rsid w:val="295F0FB1"/>
    <w:rsid w:val="29608AFC"/>
    <w:rsid w:val="2965FC46"/>
    <w:rsid w:val="298CBB2A"/>
    <w:rsid w:val="298F778F"/>
    <w:rsid w:val="29ACA9AC"/>
    <w:rsid w:val="29BB6E62"/>
    <w:rsid w:val="29D7EC9B"/>
    <w:rsid w:val="29F7D941"/>
    <w:rsid w:val="2A249BB6"/>
    <w:rsid w:val="2A3A67E8"/>
    <w:rsid w:val="2A539184"/>
    <w:rsid w:val="2A9B5DE9"/>
    <w:rsid w:val="2AA3F42C"/>
    <w:rsid w:val="2AAD9E51"/>
    <w:rsid w:val="2AB32C94"/>
    <w:rsid w:val="2AE72CB3"/>
    <w:rsid w:val="2AF60782"/>
    <w:rsid w:val="2AFC5E7F"/>
    <w:rsid w:val="2B00DCEB"/>
    <w:rsid w:val="2B1CF03E"/>
    <w:rsid w:val="2B1E842D"/>
    <w:rsid w:val="2B720543"/>
    <w:rsid w:val="2B749EAC"/>
    <w:rsid w:val="2B84C7E7"/>
    <w:rsid w:val="2B8BA57E"/>
    <w:rsid w:val="2B9BD5C6"/>
    <w:rsid w:val="2BA398C3"/>
    <w:rsid w:val="2BA7876B"/>
    <w:rsid w:val="2BF4F932"/>
    <w:rsid w:val="2C03FEC9"/>
    <w:rsid w:val="2C29975A"/>
    <w:rsid w:val="2C4F577D"/>
    <w:rsid w:val="2C62BA46"/>
    <w:rsid w:val="2C7C721C"/>
    <w:rsid w:val="2CDE601E"/>
    <w:rsid w:val="2CE69C12"/>
    <w:rsid w:val="2D2BB59E"/>
    <w:rsid w:val="2D3D8538"/>
    <w:rsid w:val="2D622BEA"/>
    <w:rsid w:val="2D6FD3A3"/>
    <w:rsid w:val="2D8C03F5"/>
    <w:rsid w:val="2D92060B"/>
    <w:rsid w:val="2DFA3BD9"/>
    <w:rsid w:val="2DFBBA3E"/>
    <w:rsid w:val="2E1672C2"/>
    <w:rsid w:val="2E3DBC0D"/>
    <w:rsid w:val="2E7644B9"/>
    <w:rsid w:val="2EAD8CA0"/>
    <w:rsid w:val="2EC1617B"/>
    <w:rsid w:val="2EDC5831"/>
    <w:rsid w:val="2EDF1CE6"/>
    <w:rsid w:val="2EE0C23A"/>
    <w:rsid w:val="2F0C30D3"/>
    <w:rsid w:val="2F1315A2"/>
    <w:rsid w:val="2F1423DC"/>
    <w:rsid w:val="2F5491D1"/>
    <w:rsid w:val="2F5B5E77"/>
    <w:rsid w:val="2F71F706"/>
    <w:rsid w:val="2F878BBF"/>
    <w:rsid w:val="2F98F49E"/>
    <w:rsid w:val="2FB7C72D"/>
    <w:rsid w:val="2FB8FE3D"/>
    <w:rsid w:val="2FCE0675"/>
    <w:rsid w:val="302038B9"/>
    <w:rsid w:val="302C8F8C"/>
    <w:rsid w:val="308B2285"/>
    <w:rsid w:val="30AB2BB9"/>
    <w:rsid w:val="312B0A9D"/>
    <w:rsid w:val="314D2077"/>
    <w:rsid w:val="31506D29"/>
    <w:rsid w:val="315F7294"/>
    <w:rsid w:val="3162B597"/>
    <w:rsid w:val="3188B33B"/>
    <w:rsid w:val="3198305B"/>
    <w:rsid w:val="31A0C2E3"/>
    <w:rsid w:val="31DEEE93"/>
    <w:rsid w:val="3247FD2D"/>
    <w:rsid w:val="32B5C983"/>
    <w:rsid w:val="32D1C59F"/>
    <w:rsid w:val="3335C5CD"/>
    <w:rsid w:val="334AD3C3"/>
    <w:rsid w:val="3351B016"/>
    <w:rsid w:val="337CE406"/>
    <w:rsid w:val="33AE6740"/>
    <w:rsid w:val="33B403CC"/>
    <w:rsid w:val="33CBA959"/>
    <w:rsid w:val="33EF2FA8"/>
    <w:rsid w:val="33FD397D"/>
    <w:rsid w:val="3409FF26"/>
    <w:rsid w:val="341F96C5"/>
    <w:rsid w:val="345CD963"/>
    <w:rsid w:val="347BAC90"/>
    <w:rsid w:val="348372AD"/>
    <w:rsid w:val="34864FF3"/>
    <w:rsid w:val="34A2F0E5"/>
    <w:rsid w:val="34B30074"/>
    <w:rsid w:val="34BBE9A8"/>
    <w:rsid w:val="34E83E1B"/>
    <w:rsid w:val="35070BD6"/>
    <w:rsid w:val="351E02A6"/>
    <w:rsid w:val="353BBB26"/>
    <w:rsid w:val="35611544"/>
    <w:rsid w:val="356B0AC3"/>
    <w:rsid w:val="3571B5C9"/>
    <w:rsid w:val="3579E778"/>
    <w:rsid w:val="3592880A"/>
    <w:rsid w:val="35978A69"/>
    <w:rsid w:val="35B9C8F4"/>
    <w:rsid w:val="35E82727"/>
    <w:rsid w:val="35ECF089"/>
    <w:rsid w:val="35F398A6"/>
    <w:rsid w:val="35F7E7E4"/>
    <w:rsid w:val="35FAB53C"/>
    <w:rsid w:val="36379DCB"/>
    <w:rsid w:val="36454379"/>
    <w:rsid w:val="364CC111"/>
    <w:rsid w:val="36762919"/>
    <w:rsid w:val="36D1F891"/>
    <w:rsid w:val="36E64253"/>
    <w:rsid w:val="36E7F7BD"/>
    <w:rsid w:val="36E864E2"/>
    <w:rsid w:val="36ED35AA"/>
    <w:rsid w:val="36FA19DA"/>
    <w:rsid w:val="3726CE64"/>
    <w:rsid w:val="3732E116"/>
    <w:rsid w:val="3781794B"/>
    <w:rsid w:val="38056DBC"/>
    <w:rsid w:val="382E7B7C"/>
    <w:rsid w:val="385A4A0C"/>
    <w:rsid w:val="3893C567"/>
    <w:rsid w:val="38F9FBFE"/>
    <w:rsid w:val="3913A5C8"/>
    <w:rsid w:val="39195603"/>
    <w:rsid w:val="39196D90"/>
    <w:rsid w:val="391DEA46"/>
    <w:rsid w:val="3943FCC2"/>
    <w:rsid w:val="399C5029"/>
    <w:rsid w:val="39AEB80D"/>
    <w:rsid w:val="39BDCC1A"/>
    <w:rsid w:val="39C35F07"/>
    <w:rsid w:val="39D848B0"/>
    <w:rsid w:val="39ED92CB"/>
    <w:rsid w:val="3A14D386"/>
    <w:rsid w:val="3A73D396"/>
    <w:rsid w:val="3A77DA13"/>
    <w:rsid w:val="3A7DBC53"/>
    <w:rsid w:val="3A7F1D5F"/>
    <w:rsid w:val="3A94C40D"/>
    <w:rsid w:val="3A9CC459"/>
    <w:rsid w:val="3AAA40B4"/>
    <w:rsid w:val="3AAD491E"/>
    <w:rsid w:val="3AD96107"/>
    <w:rsid w:val="3AFACEBA"/>
    <w:rsid w:val="3B129370"/>
    <w:rsid w:val="3B228B10"/>
    <w:rsid w:val="3BACB1CD"/>
    <w:rsid w:val="3BE9074C"/>
    <w:rsid w:val="3C0E1CD5"/>
    <w:rsid w:val="3C2578D0"/>
    <w:rsid w:val="3C343F6D"/>
    <w:rsid w:val="3C3DC25C"/>
    <w:rsid w:val="3C4E7E1A"/>
    <w:rsid w:val="3C532A33"/>
    <w:rsid w:val="3C99BA81"/>
    <w:rsid w:val="3C9A4C16"/>
    <w:rsid w:val="3CD0A8DF"/>
    <w:rsid w:val="3CD76B3D"/>
    <w:rsid w:val="3CE2C00A"/>
    <w:rsid w:val="3CF7B656"/>
    <w:rsid w:val="3D00645C"/>
    <w:rsid w:val="3D068EDE"/>
    <w:rsid w:val="3D372493"/>
    <w:rsid w:val="3D435B77"/>
    <w:rsid w:val="3D8FF48E"/>
    <w:rsid w:val="3DAFF125"/>
    <w:rsid w:val="3DB8B987"/>
    <w:rsid w:val="3DC87041"/>
    <w:rsid w:val="3E21BC97"/>
    <w:rsid w:val="3E910946"/>
    <w:rsid w:val="3E915B00"/>
    <w:rsid w:val="3E977D31"/>
    <w:rsid w:val="3E9A2A16"/>
    <w:rsid w:val="3EDE2B14"/>
    <w:rsid w:val="3F153972"/>
    <w:rsid w:val="3F16DF29"/>
    <w:rsid w:val="3F2D293C"/>
    <w:rsid w:val="3F35BA01"/>
    <w:rsid w:val="3F926B9F"/>
    <w:rsid w:val="3FCE2732"/>
    <w:rsid w:val="3FF37C62"/>
    <w:rsid w:val="4071E99C"/>
    <w:rsid w:val="40CAA4BA"/>
    <w:rsid w:val="40D6DE6B"/>
    <w:rsid w:val="40F7A62A"/>
    <w:rsid w:val="4136D320"/>
    <w:rsid w:val="41594E83"/>
    <w:rsid w:val="4161AA12"/>
    <w:rsid w:val="417F62D4"/>
    <w:rsid w:val="41892856"/>
    <w:rsid w:val="41A1DAD4"/>
    <w:rsid w:val="41AD2D2C"/>
    <w:rsid w:val="41B1EEEE"/>
    <w:rsid w:val="41B930C6"/>
    <w:rsid w:val="41C989AE"/>
    <w:rsid w:val="41EA63E7"/>
    <w:rsid w:val="41EB49DE"/>
    <w:rsid w:val="41F5484E"/>
    <w:rsid w:val="420CD7CB"/>
    <w:rsid w:val="42164298"/>
    <w:rsid w:val="4227B18C"/>
    <w:rsid w:val="4251B6C0"/>
    <w:rsid w:val="4262AC5D"/>
    <w:rsid w:val="426DBCF4"/>
    <w:rsid w:val="427F960F"/>
    <w:rsid w:val="429EF6D4"/>
    <w:rsid w:val="42B435BB"/>
    <w:rsid w:val="42F84578"/>
    <w:rsid w:val="4316AF61"/>
    <w:rsid w:val="4347D54D"/>
    <w:rsid w:val="43568A68"/>
    <w:rsid w:val="4388B45B"/>
    <w:rsid w:val="43A0B2D6"/>
    <w:rsid w:val="43A58095"/>
    <w:rsid w:val="43B8F0E1"/>
    <w:rsid w:val="43C61CFD"/>
    <w:rsid w:val="43DADC5E"/>
    <w:rsid w:val="43F7960A"/>
    <w:rsid w:val="43F7EBB4"/>
    <w:rsid w:val="441A4FEF"/>
    <w:rsid w:val="44229026"/>
    <w:rsid w:val="4445B717"/>
    <w:rsid w:val="4452542E"/>
    <w:rsid w:val="44796F4E"/>
    <w:rsid w:val="447E24F6"/>
    <w:rsid w:val="44843F67"/>
    <w:rsid w:val="448655AA"/>
    <w:rsid w:val="448D3470"/>
    <w:rsid w:val="44BC4D3D"/>
    <w:rsid w:val="44D1DB1E"/>
    <w:rsid w:val="45147953"/>
    <w:rsid w:val="45328ADA"/>
    <w:rsid w:val="453E6BF7"/>
    <w:rsid w:val="45A5D7B8"/>
    <w:rsid w:val="45A906EE"/>
    <w:rsid w:val="45C64073"/>
    <w:rsid w:val="45CE5F8A"/>
    <w:rsid w:val="45ED1053"/>
    <w:rsid w:val="45F890FB"/>
    <w:rsid w:val="462CC401"/>
    <w:rsid w:val="465549A0"/>
    <w:rsid w:val="469090B6"/>
    <w:rsid w:val="46A66F95"/>
    <w:rsid w:val="46AAD4D4"/>
    <w:rsid w:val="46BF4CD2"/>
    <w:rsid w:val="46C46BC6"/>
    <w:rsid w:val="46F3E67E"/>
    <w:rsid w:val="4705CEB8"/>
    <w:rsid w:val="4713D45C"/>
    <w:rsid w:val="4720E098"/>
    <w:rsid w:val="47236107"/>
    <w:rsid w:val="47541FA2"/>
    <w:rsid w:val="475D41CD"/>
    <w:rsid w:val="476112FD"/>
    <w:rsid w:val="4772D476"/>
    <w:rsid w:val="478DB913"/>
    <w:rsid w:val="479555FC"/>
    <w:rsid w:val="47B20EA5"/>
    <w:rsid w:val="47DECE86"/>
    <w:rsid w:val="47FCAA2A"/>
    <w:rsid w:val="4817D550"/>
    <w:rsid w:val="483BE188"/>
    <w:rsid w:val="485B2176"/>
    <w:rsid w:val="4880F996"/>
    <w:rsid w:val="4892DC94"/>
    <w:rsid w:val="48AAE043"/>
    <w:rsid w:val="48E1B2FC"/>
    <w:rsid w:val="48F8091E"/>
    <w:rsid w:val="49161618"/>
    <w:rsid w:val="494E3DFE"/>
    <w:rsid w:val="49B71029"/>
    <w:rsid w:val="49E95BA0"/>
    <w:rsid w:val="4A11F779"/>
    <w:rsid w:val="4A285A71"/>
    <w:rsid w:val="4A2D526D"/>
    <w:rsid w:val="4A4B1651"/>
    <w:rsid w:val="4A66FFB2"/>
    <w:rsid w:val="4A92681E"/>
    <w:rsid w:val="4A97BD63"/>
    <w:rsid w:val="4AA43568"/>
    <w:rsid w:val="4ABE52F2"/>
    <w:rsid w:val="4AE4AFE6"/>
    <w:rsid w:val="4AFD355B"/>
    <w:rsid w:val="4B0F4EAE"/>
    <w:rsid w:val="4B13B648"/>
    <w:rsid w:val="4B1ADADB"/>
    <w:rsid w:val="4B322706"/>
    <w:rsid w:val="4B46E2BC"/>
    <w:rsid w:val="4B540440"/>
    <w:rsid w:val="4B54A28F"/>
    <w:rsid w:val="4B6EF09E"/>
    <w:rsid w:val="4B8E0FC2"/>
    <w:rsid w:val="4B92B9FC"/>
    <w:rsid w:val="4B93EC06"/>
    <w:rsid w:val="4BA4E8BC"/>
    <w:rsid w:val="4BA9B8FA"/>
    <w:rsid w:val="4BAB36F2"/>
    <w:rsid w:val="4BF0D158"/>
    <w:rsid w:val="4C23F71E"/>
    <w:rsid w:val="4C3E844E"/>
    <w:rsid w:val="4C6792F3"/>
    <w:rsid w:val="4C988450"/>
    <w:rsid w:val="4CA664E3"/>
    <w:rsid w:val="4CC00EF8"/>
    <w:rsid w:val="4CCBC62A"/>
    <w:rsid w:val="4CF328C4"/>
    <w:rsid w:val="4D1A4501"/>
    <w:rsid w:val="4D1E48BE"/>
    <w:rsid w:val="4D381430"/>
    <w:rsid w:val="4D4D2BB2"/>
    <w:rsid w:val="4D5F184D"/>
    <w:rsid w:val="4DC181E5"/>
    <w:rsid w:val="4DC846AF"/>
    <w:rsid w:val="4DD4ABC8"/>
    <w:rsid w:val="4DD953D6"/>
    <w:rsid w:val="4DFF5789"/>
    <w:rsid w:val="4E064584"/>
    <w:rsid w:val="4E15EB54"/>
    <w:rsid w:val="4E190BAB"/>
    <w:rsid w:val="4E1E480E"/>
    <w:rsid w:val="4E2ECA9A"/>
    <w:rsid w:val="4E579E79"/>
    <w:rsid w:val="4E61B5CD"/>
    <w:rsid w:val="4E625BE4"/>
    <w:rsid w:val="4E6A848C"/>
    <w:rsid w:val="4E747342"/>
    <w:rsid w:val="4E991C53"/>
    <w:rsid w:val="4E9A792D"/>
    <w:rsid w:val="4F1851C3"/>
    <w:rsid w:val="4F360FE3"/>
    <w:rsid w:val="4F3ED075"/>
    <w:rsid w:val="4F4C69D0"/>
    <w:rsid w:val="4F5E8CE5"/>
    <w:rsid w:val="4F6A8315"/>
    <w:rsid w:val="4F6D5234"/>
    <w:rsid w:val="4F81E55F"/>
    <w:rsid w:val="4F8E02A0"/>
    <w:rsid w:val="4F9602AA"/>
    <w:rsid w:val="4F96AAEA"/>
    <w:rsid w:val="4FA11181"/>
    <w:rsid w:val="4FAACE45"/>
    <w:rsid w:val="4FAB9DE4"/>
    <w:rsid w:val="4FAE3BA1"/>
    <w:rsid w:val="4FC33559"/>
    <w:rsid w:val="4FC6B83F"/>
    <w:rsid w:val="501691D2"/>
    <w:rsid w:val="502BDE7F"/>
    <w:rsid w:val="502CE35F"/>
    <w:rsid w:val="50428783"/>
    <w:rsid w:val="50444581"/>
    <w:rsid w:val="50A2DB29"/>
    <w:rsid w:val="50B14705"/>
    <w:rsid w:val="50B6D3D4"/>
    <w:rsid w:val="50BC6E63"/>
    <w:rsid w:val="50DD4355"/>
    <w:rsid w:val="50E96127"/>
    <w:rsid w:val="5113EA37"/>
    <w:rsid w:val="512272B6"/>
    <w:rsid w:val="51252705"/>
    <w:rsid w:val="513A6664"/>
    <w:rsid w:val="513B3E6A"/>
    <w:rsid w:val="5142C343"/>
    <w:rsid w:val="51A9538F"/>
    <w:rsid w:val="51EAAE20"/>
    <w:rsid w:val="5200D871"/>
    <w:rsid w:val="5246D7DC"/>
    <w:rsid w:val="528FF8E5"/>
    <w:rsid w:val="52969721"/>
    <w:rsid w:val="52DA7742"/>
    <w:rsid w:val="52FBD916"/>
    <w:rsid w:val="5306738F"/>
    <w:rsid w:val="531AE290"/>
    <w:rsid w:val="535F7F3C"/>
    <w:rsid w:val="5368E49E"/>
    <w:rsid w:val="536C1CFF"/>
    <w:rsid w:val="536C3430"/>
    <w:rsid w:val="536E6977"/>
    <w:rsid w:val="5397D332"/>
    <w:rsid w:val="539959BB"/>
    <w:rsid w:val="53CF1261"/>
    <w:rsid w:val="53D0D049"/>
    <w:rsid w:val="5407857A"/>
    <w:rsid w:val="545B902F"/>
    <w:rsid w:val="54A46817"/>
    <w:rsid w:val="54B232B1"/>
    <w:rsid w:val="54B464B7"/>
    <w:rsid w:val="54FCE3C5"/>
    <w:rsid w:val="552F51E4"/>
    <w:rsid w:val="553344DE"/>
    <w:rsid w:val="554B621C"/>
    <w:rsid w:val="5552F7A8"/>
    <w:rsid w:val="55CE3E98"/>
    <w:rsid w:val="55CF6D67"/>
    <w:rsid w:val="565F436B"/>
    <w:rsid w:val="566F7714"/>
    <w:rsid w:val="56787F85"/>
    <w:rsid w:val="568A40CD"/>
    <w:rsid w:val="56BFB90B"/>
    <w:rsid w:val="56C896CB"/>
    <w:rsid w:val="56FE07CE"/>
    <w:rsid w:val="571E8B07"/>
    <w:rsid w:val="5748053B"/>
    <w:rsid w:val="575F106E"/>
    <w:rsid w:val="57691CEA"/>
    <w:rsid w:val="577B3A2A"/>
    <w:rsid w:val="579F9A9D"/>
    <w:rsid w:val="57E2398E"/>
    <w:rsid w:val="5801384D"/>
    <w:rsid w:val="581818A2"/>
    <w:rsid w:val="5840F7C8"/>
    <w:rsid w:val="58552DF0"/>
    <w:rsid w:val="5860B695"/>
    <w:rsid w:val="589574B9"/>
    <w:rsid w:val="58A04A9D"/>
    <w:rsid w:val="58A69419"/>
    <w:rsid w:val="58AA7FCE"/>
    <w:rsid w:val="58ACBA18"/>
    <w:rsid w:val="58C2658A"/>
    <w:rsid w:val="58CAFB80"/>
    <w:rsid w:val="590BE621"/>
    <w:rsid w:val="593CB823"/>
    <w:rsid w:val="5962A902"/>
    <w:rsid w:val="5967D40B"/>
    <w:rsid w:val="59979C4C"/>
    <w:rsid w:val="59BA7CF2"/>
    <w:rsid w:val="59C17C10"/>
    <w:rsid w:val="5A14093C"/>
    <w:rsid w:val="5A8E1838"/>
    <w:rsid w:val="5A9B41CC"/>
    <w:rsid w:val="5AC3FF77"/>
    <w:rsid w:val="5ACE43E4"/>
    <w:rsid w:val="5AFD6ED9"/>
    <w:rsid w:val="5B59FA95"/>
    <w:rsid w:val="5B7DD8E2"/>
    <w:rsid w:val="5B96A07A"/>
    <w:rsid w:val="5B99411A"/>
    <w:rsid w:val="5BF60697"/>
    <w:rsid w:val="5C10ECAB"/>
    <w:rsid w:val="5C1816D0"/>
    <w:rsid w:val="5C1FBB53"/>
    <w:rsid w:val="5C3C2D86"/>
    <w:rsid w:val="5C421BDD"/>
    <w:rsid w:val="5C5A36BB"/>
    <w:rsid w:val="5C60C79A"/>
    <w:rsid w:val="5C77C73E"/>
    <w:rsid w:val="5C7AE9B4"/>
    <w:rsid w:val="5C7B046A"/>
    <w:rsid w:val="5C7D8EA1"/>
    <w:rsid w:val="5CB3A148"/>
    <w:rsid w:val="5CD8709D"/>
    <w:rsid w:val="5D1919E5"/>
    <w:rsid w:val="5D296776"/>
    <w:rsid w:val="5D2BD683"/>
    <w:rsid w:val="5D304C0E"/>
    <w:rsid w:val="5D34B6E5"/>
    <w:rsid w:val="5D43DD89"/>
    <w:rsid w:val="5D84386A"/>
    <w:rsid w:val="5D8E9F28"/>
    <w:rsid w:val="5D92D42F"/>
    <w:rsid w:val="5D96E554"/>
    <w:rsid w:val="5D985371"/>
    <w:rsid w:val="5DA00E0B"/>
    <w:rsid w:val="5DA3AFB0"/>
    <w:rsid w:val="5DE2968D"/>
    <w:rsid w:val="5DEBDF18"/>
    <w:rsid w:val="5E3450D1"/>
    <w:rsid w:val="5E606A10"/>
    <w:rsid w:val="5E68D346"/>
    <w:rsid w:val="5E6D9BB0"/>
    <w:rsid w:val="5EA1A1F7"/>
    <w:rsid w:val="5ECA5212"/>
    <w:rsid w:val="5EE88262"/>
    <w:rsid w:val="5EF17F42"/>
    <w:rsid w:val="5F13AA0A"/>
    <w:rsid w:val="5F14BC3B"/>
    <w:rsid w:val="5F1D7F89"/>
    <w:rsid w:val="5F2D319D"/>
    <w:rsid w:val="5F54E8DB"/>
    <w:rsid w:val="5F9D512E"/>
    <w:rsid w:val="5FEC5BA3"/>
    <w:rsid w:val="5FF1A1EA"/>
    <w:rsid w:val="5FF7492E"/>
    <w:rsid w:val="6018824F"/>
    <w:rsid w:val="60272325"/>
    <w:rsid w:val="605CB6BB"/>
    <w:rsid w:val="606F514C"/>
    <w:rsid w:val="60A6BB55"/>
    <w:rsid w:val="60B3E2E9"/>
    <w:rsid w:val="60CD1830"/>
    <w:rsid w:val="61031AD2"/>
    <w:rsid w:val="61220D14"/>
    <w:rsid w:val="61499BAB"/>
    <w:rsid w:val="615191EB"/>
    <w:rsid w:val="6173276B"/>
    <w:rsid w:val="61883686"/>
    <w:rsid w:val="618E2BA1"/>
    <w:rsid w:val="61BB3016"/>
    <w:rsid w:val="620102F6"/>
    <w:rsid w:val="6203203E"/>
    <w:rsid w:val="62440770"/>
    <w:rsid w:val="625D172B"/>
    <w:rsid w:val="6262CDEA"/>
    <w:rsid w:val="630E0391"/>
    <w:rsid w:val="6345FC2E"/>
    <w:rsid w:val="635E4710"/>
    <w:rsid w:val="637E8654"/>
    <w:rsid w:val="6391B6D4"/>
    <w:rsid w:val="63B333C5"/>
    <w:rsid w:val="63DE2B83"/>
    <w:rsid w:val="64256BD8"/>
    <w:rsid w:val="642E4C4A"/>
    <w:rsid w:val="64CFBDD3"/>
    <w:rsid w:val="64DEB4F1"/>
    <w:rsid w:val="64EA4920"/>
    <w:rsid w:val="64F2C29D"/>
    <w:rsid w:val="6514BA40"/>
    <w:rsid w:val="6542C345"/>
    <w:rsid w:val="65463205"/>
    <w:rsid w:val="65B63714"/>
    <w:rsid w:val="65BCD13A"/>
    <w:rsid w:val="65D8A000"/>
    <w:rsid w:val="661E2B47"/>
    <w:rsid w:val="66252828"/>
    <w:rsid w:val="662E8189"/>
    <w:rsid w:val="663087F9"/>
    <w:rsid w:val="66435901"/>
    <w:rsid w:val="667C01E9"/>
    <w:rsid w:val="6680D8DA"/>
    <w:rsid w:val="66A1FC0C"/>
    <w:rsid w:val="66B8279C"/>
    <w:rsid w:val="66C21CEB"/>
    <w:rsid w:val="66C617E1"/>
    <w:rsid w:val="66F274CA"/>
    <w:rsid w:val="66F5EB2A"/>
    <w:rsid w:val="670621F2"/>
    <w:rsid w:val="677ED67C"/>
    <w:rsid w:val="67862D7E"/>
    <w:rsid w:val="67931CED"/>
    <w:rsid w:val="67AEDA21"/>
    <w:rsid w:val="67DEBA4F"/>
    <w:rsid w:val="67E1C502"/>
    <w:rsid w:val="68172880"/>
    <w:rsid w:val="68414BD7"/>
    <w:rsid w:val="6848F052"/>
    <w:rsid w:val="68516043"/>
    <w:rsid w:val="686B6789"/>
    <w:rsid w:val="6883E0B5"/>
    <w:rsid w:val="68B067D0"/>
    <w:rsid w:val="69018C6B"/>
    <w:rsid w:val="692066DC"/>
    <w:rsid w:val="6939DCCA"/>
    <w:rsid w:val="69493EF9"/>
    <w:rsid w:val="696A62BE"/>
    <w:rsid w:val="697D6BA6"/>
    <w:rsid w:val="697DAA0C"/>
    <w:rsid w:val="69A45298"/>
    <w:rsid w:val="69B52E99"/>
    <w:rsid w:val="69C0778F"/>
    <w:rsid w:val="69CBC261"/>
    <w:rsid w:val="69E13809"/>
    <w:rsid w:val="69EB1AD7"/>
    <w:rsid w:val="6A2E48EA"/>
    <w:rsid w:val="6A2E6390"/>
    <w:rsid w:val="6A4C915E"/>
    <w:rsid w:val="6A5B2913"/>
    <w:rsid w:val="6A5FDB8F"/>
    <w:rsid w:val="6A6FF37B"/>
    <w:rsid w:val="6A8A9FCF"/>
    <w:rsid w:val="6A8C5830"/>
    <w:rsid w:val="6A9D51C6"/>
    <w:rsid w:val="6AC0031E"/>
    <w:rsid w:val="6AE58C6B"/>
    <w:rsid w:val="6B1B5D03"/>
    <w:rsid w:val="6B227083"/>
    <w:rsid w:val="6B2F07B9"/>
    <w:rsid w:val="6B326B1B"/>
    <w:rsid w:val="6B38F729"/>
    <w:rsid w:val="6B3AAE99"/>
    <w:rsid w:val="6B44654C"/>
    <w:rsid w:val="6B7A910D"/>
    <w:rsid w:val="6B7E3F95"/>
    <w:rsid w:val="6B8EC69E"/>
    <w:rsid w:val="6BD983EA"/>
    <w:rsid w:val="6BF26DF8"/>
    <w:rsid w:val="6C46E9F6"/>
    <w:rsid w:val="6C64FD8B"/>
    <w:rsid w:val="6CA3A5A1"/>
    <w:rsid w:val="6CA8242F"/>
    <w:rsid w:val="6CE0793C"/>
    <w:rsid w:val="6D041EDE"/>
    <w:rsid w:val="6D0E7359"/>
    <w:rsid w:val="6D175279"/>
    <w:rsid w:val="6D1ED185"/>
    <w:rsid w:val="6D38B527"/>
    <w:rsid w:val="6D6A5C34"/>
    <w:rsid w:val="6D9D9435"/>
    <w:rsid w:val="6DA67C51"/>
    <w:rsid w:val="6DD04705"/>
    <w:rsid w:val="6DED2E76"/>
    <w:rsid w:val="6E4A05C9"/>
    <w:rsid w:val="6E6688EA"/>
    <w:rsid w:val="6E741B82"/>
    <w:rsid w:val="6E8ECB9D"/>
    <w:rsid w:val="6E98B163"/>
    <w:rsid w:val="6EA93F60"/>
    <w:rsid w:val="6EE6569D"/>
    <w:rsid w:val="6F014E44"/>
    <w:rsid w:val="6F0415DA"/>
    <w:rsid w:val="6F136906"/>
    <w:rsid w:val="6F1CB8E8"/>
    <w:rsid w:val="6F1F8338"/>
    <w:rsid w:val="6F3A24A7"/>
    <w:rsid w:val="6F408F97"/>
    <w:rsid w:val="6F498CCB"/>
    <w:rsid w:val="6F4DAC13"/>
    <w:rsid w:val="6F4F0AFA"/>
    <w:rsid w:val="6F8015D6"/>
    <w:rsid w:val="6F873FAE"/>
    <w:rsid w:val="6FAA810E"/>
    <w:rsid w:val="6FB1A1DD"/>
    <w:rsid w:val="6FD64EAC"/>
    <w:rsid w:val="6FFEB7EA"/>
    <w:rsid w:val="70668F24"/>
    <w:rsid w:val="70970B04"/>
    <w:rsid w:val="709A567B"/>
    <w:rsid w:val="70AD6884"/>
    <w:rsid w:val="70DFC394"/>
    <w:rsid w:val="70E714EA"/>
    <w:rsid w:val="7163905B"/>
    <w:rsid w:val="71CEAF5A"/>
    <w:rsid w:val="71E6BD17"/>
    <w:rsid w:val="7202E184"/>
    <w:rsid w:val="720E93B3"/>
    <w:rsid w:val="72241DAF"/>
    <w:rsid w:val="7232190E"/>
    <w:rsid w:val="7256D8FC"/>
    <w:rsid w:val="72879559"/>
    <w:rsid w:val="72F6C1C4"/>
    <w:rsid w:val="7313C303"/>
    <w:rsid w:val="731D17C4"/>
    <w:rsid w:val="732946F9"/>
    <w:rsid w:val="732A0E27"/>
    <w:rsid w:val="732ED3B4"/>
    <w:rsid w:val="73722637"/>
    <w:rsid w:val="737B4F06"/>
    <w:rsid w:val="7399E84B"/>
    <w:rsid w:val="73A022EA"/>
    <w:rsid w:val="73B7F36A"/>
    <w:rsid w:val="740CE80D"/>
    <w:rsid w:val="7416DE68"/>
    <w:rsid w:val="74292662"/>
    <w:rsid w:val="74763698"/>
    <w:rsid w:val="74A57AE1"/>
    <w:rsid w:val="74A606D4"/>
    <w:rsid w:val="74BEC74E"/>
    <w:rsid w:val="74C4B918"/>
    <w:rsid w:val="74CBD33C"/>
    <w:rsid w:val="74D7D9D6"/>
    <w:rsid w:val="75267A66"/>
    <w:rsid w:val="755CCA37"/>
    <w:rsid w:val="75620803"/>
    <w:rsid w:val="758B63AD"/>
    <w:rsid w:val="759F5615"/>
    <w:rsid w:val="75E1D0E9"/>
    <w:rsid w:val="7611775C"/>
    <w:rsid w:val="76420850"/>
    <w:rsid w:val="764937EB"/>
    <w:rsid w:val="76540DB3"/>
    <w:rsid w:val="766F6677"/>
    <w:rsid w:val="7681133C"/>
    <w:rsid w:val="768AEFDD"/>
    <w:rsid w:val="769CE47B"/>
    <w:rsid w:val="76A09BA7"/>
    <w:rsid w:val="76A9F576"/>
    <w:rsid w:val="76B45F67"/>
    <w:rsid w:val="76B7E6CF"/>
    <w:rsid w:val="76FB7802"/>
    <w:rsid w:val="770BD2D3"/>
    <w:rsid w:val="7733153C"/>
    <w:rsid w:val="77798D2F"/>
    <w:rsid w:val="777B3E31"/>
    <w:rsid w:val="77837A1E"/>
    <w:rsid w:val="77F540B1"/>
    <w:rsid w:val="78003688"/>
    <w:rsid w:val="780211B9"/>
    <w:rsid w:val="78030122"/>
    <w:rsid w:val="7816A0C1"/>
    <w:rsid w:val="7841FB18"/>
    <w:rsid w:val="78528BBC"/>
    <w:rsid w:val="78719EDD"/>
    <w:rsid w:val="78769764"/>
    <w:rsid w:val="78B8E5B3"/>
    <w:rsid w:val="791160ED"/>
    <w:rsid w:val="7975B705"/>
    <w:rsid w:val="79DD2704"/>
    <w:rsid w:val="7A0545A6"/>
    <w:rsid w:val="7A151C1D"/>
    <w:rsid w:val="7A1A12FC"/>
    <w:rsid w:val="7A31D4BC"/>
    <w:rsid w:val="7A449130"/>
    <w:rsid w:val="7A63C9FD"/>
    <w:rsid w:val="7A7471D4"/>
    <w:rsid w:val="7A83535E"/>
    <w:rsid w:val="7A9B4941"/>
    <w:rsid w:val="7AD6EB0E"/>
    <w:rsid w:val="7AFBE5C9"/>
    <w:rsid w:val="7B1C4C19"/>
    <w:rsid w:val="7B35313F"/>
    <w:rsid w:val="7B787762"/>
    <w:rsid w:val="7BABD099"/>
    <w:rsid w:val="7BBD5AB1"/>
    <w:rsid w:val="7BD0AACD"/>
    <w:rsid w:val="7C1BE25F"/>
    <w:rsid w:val="7C2C5823"/>
    <w:rsid w:val="7C7ABED9"/>
    <w:rsid w:val="7C7BF22C"/>
    <w:rsid w:val="7C98FBEA"/>
    <w:rsid w:val="7CC54058"/>
    <w:rsid w:val="7CCDF2A3"/>
    <w:rsid w:val="7CDC353C"/>
    <w:rsid w:val="7CDCE0CD"/>
    <w:rsid w:val="7CE93304"/>
    <w:rsid w:val="7CF0C005"/>
    <w:rsid w:val="7D42F434"/>
    <w:rsid w:val="7D4D78F3"/>
    <w:rsid w:val="7D4EE39F"/>
    <w:rsid w:val="7D647AF2"/>
    <w:rsid w:val="7D9B6222"/>
    <w:rsid w:val="7DAC8F4E"/>
    <w:rsid w:val="7DAD5D45"/>
    <w:rsid w:val="7DBDEFC1"/>
    <w:rsid w:val="7E0717C5"/>
    <w:rsid w:val="7E7A700C"/>
    <w:rsid w:val="7E7E1FE0"/>
    <w:rsid w:val="7E93801E"/>
    <w:rsid w:val="7ED81B54"/>
    <w:rsid w:val="7EDA7BC8"/>
    <w:rsid w:val="7EE33DB6"/>
    <w:rsid w:val="7F013605"/>
    <w:rsid w:val="7F47A5F4"/>
    <w:rsid w:val="7F578022"/>
    <w:rsid w:val="7F5EB2B3"/>
    <w:rsid w:val="7F8A9CC6"/>
    <w:rsid w:val="7FA8D513"/>
    <w:rsid w:val="7FAAC65B"/>
    <w:rsid w:val="7FC276F0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C296C34E-D7F6-4D51-B9A0-6BA8C643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numPr>
        <w:numId w:val="7"/>
      </w:numPr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F06D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AA116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F06D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06DD9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06DD9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06DD9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06DD9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06DD9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06D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6D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06D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F06D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6D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21051"/>
    <w:rPr>
      <w:b/>
      <w:bCs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E21051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181B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3.xml><?xml version="1.0" encoding="utf-8"?>
<ds:datastoreItem xmlns:ds="http://schemas.openxmlformats.org/officeDocument/2006/customXml" ds:itemID="{472E400C-8865-44B0-9242-DC0DD1C28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Hanuš Jan</dc:creator>
  <keywords/>
  <dc:description/>
  <lastModifiedBy>Hanuš Jan</lastModifiedBy>
  <revision>134</revision>
  <dcterms:created xsi:type="dcterms:W3CDTF">2025-11-19T08:21:00.0000000Z</dcterms:created>
  <dcterms:modified xsi:type="dcterms:W3CDTF">2026-06-18T07:40:03.8311636Z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