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du="http://schemas.microsoft.com/office/word/2023/wordml/word16du" mc:Ignorable="w14 w15 w16se w16cid w16 w16cex w16sdtdh wp14">
  <w:body>
    <w:p w:rsidRPr="00C915A3" w:rsidR="00855FB6" w:rsidP="001B1E0C" w:rsidRDefault="00855FB6" w14:paraId="609DACE9" w14:textId="77777777">
      <w:pPr>
        <w:pStyle w:val="Nadpis2"/>
      </w:pPr>
      <w:r w:rsidRPr="00C915A3">
        <w:t>Seznam rolí NDA</w:t>
      </w:r>
    </w:p>
    <w:p w:rsidRPr="009F4976" w:rsidR="00A22B02" w:rsidP="009F4976" w:rsidRDefault="00855FB6" w14:paraId="2547AA0A" w14:textId="1ED6BC1D">
      <w:pPr>
        <w:pStyle w:val="Odstavecseseznamem"/>
        <w:numPr>
          <w:ilvl w:val="0"/>
          <w:numId w:val="6"/>
        </w:numPr>
        <w:shd w:val="clear" w:color="auto" w:fill="D9E2F3" w:themeFill="accent1" w:themeFillTint="33"/>
        <w:rPr>
          <w:b/>
          <w:bCs/>
        </w:rPr>
      </w:pPr>
      <w:r w:rsidRPr="009F4976">
        <w:rPr>
          <w:b/>
          <w:bCs/>
        </w:rPr>
        <w:t>Operátor</w:t>
      </w:r>
      <w:r w:rsidRPr="009F4976" w:rsidR="00A22B02">
        <w:rPr>
          <w:b/>
          <w:bCs/>
        </w:rPr>
        <w:t xml:space="preserve"> NDA</w:t>
      </w:r>
    </w:p>
    <w:p w:rsidRPr="00A22B02" w:rsidR="00CD6E8F" w:rsidP="00A22B02" w:rsidRDefault="00A22B02" w14:paraId="3A021DB3" w14:textId="2B1A7A18">
      <w:pPr>
        <w:pStyle w:val="Odstavecseseznamem"/>
        <w:ind w:left="407"/>
        <w:rPr>
          <w:b/>
          <w:bCs/>
        </w:rPr>
      </w:pPr>
      <w:r>
        <w:rPr>
          <w:b/>
          <w:bCs/>
        </w:rPr>
        <w:t xml:space="preserve">Dostupné pro FC/moduly </w:t>
      </w:r>
      <w:r w:rsidRPr="00A22B02" w:rsidR="00CD6E8F">
        <w:rPr>
          <w:b/>
          <w:bCs/>
        </w:rPr>
        <w:t>Příjem, Přístup, Administrace, Uložení dat</w:t>
      </w:r>
      <w:r w:rsidRPr="00A22B02" w:rsidR="00BC5A45">
        <w:rPr>
          <w:b/>
          <w:bCs/>
        </w:rPr>
        <w:t>, Migrace, GEOCAD</w:t>
      </w:r>
    </w:p>
    <w:p w:rsidR="00A22B02" w:rsidP="00A22B02" w:rsidRDefault="00855FB6" w14:paraId="5A9905EA" w14:textId="3B84BE18">
      <w:pPr>
        <w:ind w:firstLine="407"/>
      </w:pPr>
      <w:r w:rsidRPr="00A22B02">
        <w:rPr>
          <w:b/>
          <w:bCs/>
        </w:rPr>
        <w:t>Účel role:</w:t>
      </w:r>
      <w:r>
        <w:t xml:space="preserve"> </w:t>
      </w:r>
      <w:r w:rsidR="001B1E0C">
        <w:tab/>
      </w:r>
      <w:r w:rsidR="00A22B02">
        <w:t>zajišťuje plynulý chod FC/modulu</w:t>
      </w:r>
    </w:p>
    <w:p w:rsidR="001B1E0C" w:rsidP="00A22B02" w:rsidRDefault="00855FB6" w14:paraId="298CBD14" w14:textId="50AB66F1">
      <w:pPr>
        <w:ind w:left="708" w:firstLine="708"/>
      </w:pPr>
      <w:r>
        <w:t>zasahuje v procesech, pokud nastane problém</w:t>
      </w:r>
      <w:r w:rsidR="001B1E0C">
        <w:t xml:space="preserve"> nebo je-li to potřeba</w:t>
      </w:r>
    </w:p>
    <w:p w:rsidR="001B1E0C" w:rsidP="00A22B02" w:rsidRDefault="00855FB6" w14:paraId="25CF4762" w14:textId="173EB8DD">
      <w:pPr>
        <w:pStyle w:val="Odstavecseseznamem"/>
        <w:ind w:left="1416"/>
        <w:rPr>
          <w:del w:author="Guest Martin Rechtorik" w:date="2026-01-30T09:43:59.859Z" w16du:dateUtc="2026-01-30T09:43:59.859Z" w:id="1292591932"/>
        </w:rPr>
      </w:pPr>
      <w:r w:rsidR="00855FB6">
        <w:rPr/>
        <w:t xml:space="preserve">má právo </w:t>
      </w:r>
      <w:r w:rsidR="00A22B02">
        <w:rPr/>
        <w:t xml:space="preserve">použít přednastavené scénáře, </w:t>
      </w:r>
      <w:r w:rsidR="00855FB6">
        <w:rPr/>
        <w:t xml:space="preserve">z dostupných nástrojů a funkcionalit </w:t>
      </w:r>
    </w:p>
    <w:p w:rsidR="00855FB6" w:rsidP="7D7E189E" w:rsidRDefault="00855FB6" w14:paraId="3E2785A2" w14:textId="70327CB5">
      <w:pPr>
        <w:pStyle w:val="Odstavecseseznamem"/>
        <w:ind w:left="0" w:firstLine="0"/>
        <w:pPrChange w:author="Guest Martin Rechtorik" w:date="2026-01-30T09:43:59.234Z">
          <w:pPr>
            <w:pStyle w:val="Odstavecseseznamem"/>
            <w:ind w:left="1416" w:firstLine="696"/>
          </w:pPr>
        </w:pPrChange>
      </w:pPr>
    </w:p>
    <w:p w:rsidR="00855FB6" w:rsidP="7D7E189E" w:rsidRDefault="00855FB6" w14:paraId="01BF0236" w14:textId="0DE326C6">
      <w:pPr>
        <w:pStyle w:val="Odstavecseseznamem"/>
        <w:numPr>
          <w:ilvl w:val="0"/>
          <w:numId w:val="7"/>
        </w:numPr>
        <w:suppressLineNumbers w:val="0"/>
        <w:bidi w:val="0"/>
        <w:spacing w:before="0" w:beforeAutospacing="off" w:after="160" w:afterAutospacing="off" w:line="259" w:lineRule="auto"/>
        <w:ind w:right="0"/>
        <w:jc w:val="left"/>
        <w:rPr/>
        <w:pPrChange w:author="Guest Martin Rechtorik" w:date="2026-01-30T09:44:17.597Z">
          <w:pPr>
            <w:pStyle w:val="Normln"/>
          </w:pPr>
        </w:pPrChange>
      </w:pPr>
      <w:r w:rsidR="00855FB6">
        <w:rPr/>
        <w:t>dostává notifikace příslušného FC/m</w:t>
      </w:r>
      <w:ins w:author="Guest Martin Rechtorik" w:date="2026-01-30T09:42:40.17Z" w16du:dateUtc="2026-01-30T09:42:40.17Z" w:id="1397161537">
        <w:r w:rsidR="37A26E5A">
          <w:t>odulu</w:t>
        </w:r>
      </w:ins>
    </w:p>
    <w:p w:rsidR="00855FB6" w:rsidP="00855FB6" w:rsidRDefault="00855FB6" w14:paraId="2FD31985" w14:textId="00C19527">
      <w:pPr>
        <w:pStyle w:val="Odstavecseseznamem"/>
        <w:numPr>
          <w:ilvl w:val="0"/>
          <w:numId w:val="2"/>
        </w:numPr>
      </w:pPr>
      <w:r>
        <w:t>má právo editovat, pozastavovat spouštět procesy u jednotlivých dávek/balíčků/entit/kroků zpracování</w:t>
      </w:r>
    </w:p>
    <w:p w:rsidR="00CD6E8F" w:rsidP="00855FB6" w:rsidRDefault="00CD6E8F" w14:paraId="1D83A647" w14:textId="5E8EB29B">
      <w:pPr>
        <w:pStyle w:val="Odstavecseseznamem"/>
        <w:numPr>
          <w:ilvl w:val="0"/>
          <w:numId w:val="2"/>
        </w:numPr>
      </w:pPr>
      <w:r>
        <w:t>Vyhledává – v celém NDA i jednotlivých FC/modulech</w:t>
      </w:r>
    </w:p>
    <w:p w:rsidR="00855FB6" w:rsidP="00855FB6" w:rsidRDefault="00855FB6" w14:paraId="14CAF9A4" w14:textId="27BCEA46">
      <w:pPr>
        <w:pStyle w:val="Odstavecseseznamem"/>
        <w:numPr>
          <w:ilvl w:val="0"/>
          <w:numId w:val="2"/>
        </w:numPr>
        <w:rPr>
          <w:ins w:author="Guest Martin Rechtorik" w:date="2026-01-30T09:49:00.537Z" w16du:dateUtc="2026-01-30T09:49:00.537Z" w:id="2077484125"/>
        </w:rPr>
      </w:pPr>
      <w:r w:rsidR="00855FB6">
        <w:rPr/>
        <w:t xml:space="preserve">může nahlížet na jednotlivé balíčky a jejich </w:t>
      </w:r>
      <w:r w:rsidR="001B1E0C">
        <w:rPr/>
        <w:t>obsah</w:t>
      </w:r>
      <w:r w:rsidR="00855FB6">
        <w:rPr/>
        <w:t>,</w:t>
      </w:r>
    </w:p>
    <w:p w:rsidR="00855FB6" w:rsidP="00855FB6" w:rsidRDefault="00855FB6" w14:paraId="5086D211" w14:textId="3EACE0E7">
      <w:pPr>
        <w:pStyle w:val="Odstavecseseznamem"/>
        <w:numPr>
          <w:ilvl w:val="0"/>
          <w:numId w:val="2"/>
        </w:numPr>
        <w:rPr/>
      </w:pPr>
      <w:ins w:author="Guest Martin Rechtorik" w:date="2026-01-30T09:49:41.78Z" w16du:dateUtc="2026-01-30T09:49:41.78Z" w:id="13685980">
        <w:r w:rsidR="46DC596A">
          <w:t>Může prohledávat balíčky</w:t>
        </w:r>
        <w:r w:rsidR="46DC596A">
          <w:t xml:space="preserve"> </w:t>
        </w:r>
      </w:ins>
      <w:ins w:author="Guest Martin Rechtorik" w:date="2026-01-30T10:12:10.483Z" w16du:dateUtc="2026-01-30T10:12:10.483Z" w:id="480153387">
        <w:r w:rsidR="20B53D90">
          <w:t>a komponenty v nich</w:t>
        </w:r>
        <w:r w:rsidR="7F01DEA0">
          <w:t xml:space="preserve"> (např. </w:t>
        </w:r>
        <w:r w:rsidR="7F01DEA0">
          <w:t>Pdf</w:t>
        </w:r>
        <w:r w:rsidR="7F01DEA0">
          <w:t xml:space="preserve">, </w:t>
        </w:r>
        <w:r w:rsidR="7F01DEA0">
          <w:t>csv</w:t>
        </w:r>
        <w:r w:rsidR="7F01DEA0">
          <w:t xml:space="preserve">, </w:t>
        </w:r>
        <w:r w:rsidR="7F01DEA0">
          <w:t>json</w:t>
        </w:r>
        <w:r w:rsidR="7F01DEA0">
          <w:t xml:space="preserve">, </w:t>
        </w:r>
        <w:r w:rsidR="7F01DEA0">
          <w:t>xml</w:t>
        </w:r>
        <w:r w:rsidR="7F01DEA0">
          <w:t xml:space="preserve">, </w:t>
        </w:r>
      </w:ins>
      <w:ins w:author="Guest Martin Rechtorik" w:date="2026-01-30T10:13:20.974Z" w16du:dateUtc="2026-01-30T10:13:20.974Z" w:id="1913694345">
        <w:r w:rsidR="7F01DEA0">
          <w:t>txt</w:t>
        </w:r>
        <w:r w:rsidR="7F01DEA0">
          <w:t>, html)</w:t>
        </w:r>
      </w:ins>
      <w:ins w:author="Guest Martin Rechtorik" w:date="2026-01-30T11:46:57.376Z" w16du:dateUtc="2026-01-30T11:46:57.376Z" w:id="1508190944">
        <w:r w:rsidR="04F304C1">
          <w:t xml:space="preserve"> vč.</w:t>
        </w:r>
      </w:ins>
      <w:ins w:author="Guest Martin Rechtorik" w:date="2026-01-30T10:12:10.483Z" w16du:dateUtc="2026-01-30T10:12:10.483Z" w:id="635202482">
        <w:r w:rsidR="20B53D90">
          <w:t xml:space="preserve"> </w:t>
        </w:r>
      </w:ins>
      <w:ins w:author="Guest Martin Rechtorik" w:date="2026-01-30T11:47:01.447Z" w16du:dateUtc="2026-01-30T11:47:01.447Z" w:id="1054681450">
        <w:r w:rsidR="70144C9B">
          <w:t>H</w:t>
        </w:r>
      </w:ins>
      <w:ins w:author="Guest Martin Rechtorik" w:date="2026-01-30T09:49:41.78Z" w16du:dateUtc="2026-01-30T09:49:41.78Z" w:id="989591131">
        <w:r w:rsidR="46DC596A">
          <w:t>romadn</w:t>
        </w:r>
      </w:ins>
      <w:ins w:author="Guest Martin Rechtorik" w:date="2026-01-30T11:47:03.702Z" w16du:dateUtc="2026-01-30T11:47:03.702Z" w:id="1486508108">
        <w:r w:rsidR="70144C9B">
          <w:t>ého prohledávání</w:t>
        </w:r>
      </w:ins>
      <w:ins w:author="Guest Martin Rechtorik" w:date="2026-01-30T10:02:30.361Z" w16du:dateUtc="2026-01-30T10:02:30.361Z" w:id="1205701816">
        <w:r w:rsidR="720932AD">
          <w:t xml:space="preserve"> (např. </w:t>
        </w:r>
      </w:ins>
      <w:ins w:author="Guest Martin Rechtorik" w:date="2026-01-30T10:12:18.258Z" w16du:dateUtc="2026-01-30T10:12:18.258Z" w:id="744551793">
        <w:r w:rsidR="42286903">
          <w:t>d</w:t>
        </w:r>
      </w:ins>
      <w:ins w:author="Guest Martin Rechtorik" w:date="2026-01-30T10:02:30.361Z" w16du:dateUtc="2026-01-30T10:02:30.361Z" w:id="1800741587">
        <w:r w:rsidR="720932AD">
          <w:t>le archivní</w:t>
        </w:r>
      </w:ins>
      <w:ins w:author="Guest Martin Rechtorik" w:date="2026-01-30T10:12:21.275Z" w16du:dateUtc="2026-01-30T10:12:21.275Z" w:id="489590039">
        <w:r w:rsidR="3947303F">
          <w:t>ho</w:t>
        </w:r>
      </w:ins>
      <w:ins w:author="Guest Martin Rechtorik" w:date="2026-01-30T10:02:30.361Z" w16du:dateUtc="2026-01-30T10:02:30.361Z" w:id="244399886">
        <w:r w:rsidR="720932AD">
          <w:t xml:space="preserve"> fondu nebo jednotlivé série)</w:t>
        </w:r>
      </w:ins>
      <w:del w:author="Guest Martin Rechtorik" w:date="2026-01-30T10:02:14.686Z" w16du:dateUtc="2026-01-30T10:02:14.686Z" w:id="1110799896">
        <w:r w:rsidDel="00855FB6">
          <w:delText xml:space="preserve"> </w:delText>
        </w:r>
      </w:del>
    </w:p>
    <w:p w:rsidR="00855FB6" w:rsidP="00855FB6" w:rsidRDefault="00855FB6" w14:paraId="5F35AC57" w14:textId="15CAEB2B">
      <w:pPr>
        <w:pStyle w:val="Odstavecseseznamem"/>
        <w:numPr>
          <w:ilvl w:val="0"/>
          <w:numId w:val="2"/>
        </w:numPr>
        <w:rPr/>
      </w:pPr>
      <w:r w:rsidR="00855FB6">
        <w:rPr/>
        <w:t>může stahovat exporty</w:t>
      </w:r>
      <w:r w:rsidR="001B1E0C">
        <w:rPr/>
        <w:t>, balíčky</w:t>
      </w:r>
    </w:p>
    <w:p w:rsidR="00033EDA" w:rsidP="7D7E189E" w:rsidRDefault="00033EDA" w14:paraId="638AC739" w14:textId="4BB9A725">
      <w:pPr>
        <w:pStyle w:val="Odstavecseseznamem"/>
        <w:numPr>
          <w:ilvl w:val="0"/>
          <w:numId w:val="2"/>
        </w:numPr>
        <w:spacing w:before="0" w:beforeAutospacing="off" w:after="0" w:afterAutospacing="off" w:line="257" w:lineRule="auto"/>
        <w:ind w:left="720" w:right="0" w:hanging="360"/>
        <w:rPr>
          <w:rFonts w:ascii="Calibri" w:hAnsi="Calibri" w:eastAsia="Calibri" w:cs="Calibri"/>
          <w:noProof w:val="0"/>
          <w:sz w:val="22"/>
          <w:szCs w:val="22"/>
          <w:lang w:val="cs-CZ"/>
        </w:rPr>
      </w:pPr>
      <w:r w:rsidRPr="7D7E189E" w:rsidR="2B6BA345">
        <w:rPr>
          <w:rFonts w:ascii="Calibri" w:hAnsi="Calibri" w:eastAsia="Calibri" w:cs="Calibri"/>
          <w:noProof w:val="0"/>
          <w:sz w:val="22"/>
          <w:szCs w:val="22"/>
          <w:lang w:val="cs-CZ"/>
        </w:rPr>
        <w:t>má oprávnění stejná jako Dispečer</w:t>
      </w:r>
    </w:p>
    <w:p w:rsidR="00033EDA" w:rsidP="00033EDA" w:rsidRDefault="00033EDA" w14:paraId="24AC98C7" w14:textId="3E4D1F4E">
      <w:pPr>
        <w:pStyle w:val="Odstavecseseznamem"/>
      </w:pPr>
    </w:p>
    <w:p w:rsidRPr="009F4976" w:rsidR="00A22B02" w:rsidP="009F4976" w:rsidRDefault="00A22B02" w14:paraId="0E7E22D7" w14:textId="19BB2B8B">
      <w:pPr>
        <w:pStyle w:val="Odstavecseseznamem"/>
        <w:numPr>
          <w:ilvl w:val="0"/>
          <w:numId w:val="6"/>
        </w:numPr>
        <w:shd w:val="clear" w:color="auto" w:fill="D9E2F3" w:themeFill="accent1" w:themeFillTint="33"/>
        <w:rPr>
          <w:b/>
          <w:bCs/>
        </w:rPr>
      </w:pPr>
      <w:r w:rsidRPr="009F4976">
        <w:rPr>
          <w:b/>
          <w:bCs/>
        </w:rPr>
        <w:t>Dispečer Modulu</w:t>
      </w:r>
    </w:p>
    <w:p w:rsidRPr="00F07D49" w:rsidR="00A22B02" w:rsidP="00A22B02" w:rsidRDefault="00A22B02" w14:paraId="19D3CA29" w14:textId="2B5350D2">
      <w:pPr>
        <w:ind w:firstLine="360"/>
        <w:rPr>
          <w:b w:val="1"/>
          <w:bCs w:val="1"/>
        </w:rPr>
      </w:pPr>
      <w:r w:rsidRPr="7D7E189E" w:rsidR="00A22B02">
        <w:rPr>
          <w:b w:val="1"/>
          <w:bCs w:val="1"/>
        </w:rPr>
        <w:t xml:space="preserve">Dostupné pro moduly </w:t>
      </w:r>
      <w:r w:rsidRPr="7D7E189E" w:rsidR="00A22B02">
        <w:rPr>
          <w:b w:val="1"/>
          <w:bCs w:val="1"/>
        </w:rPr>
        <w:t>AI, OCR</w:t>
      </w:r>
      <w:r w:rsidRPr="7D7E189E" w:rsidR="00A22B02">
        <w:rPr>
          <w:b w:val="1"/>
          <w:bCs w:val="1"/>
        </w:rPr>
        <w:t>-HTR</w:t>
      </w:r>
      <w:r w:rsidRPr="7D7E189E" w:rsidR="00A22B02">
        <w:rPr>
          <w:b w:val="1"/>
          <w:bCs w:val="1"/>
        </w:rPr>
        <w:t>, Překlad</w:t>
      </w:r>
    </w:p>
    <w:p w:rsidR="00A22B02" w:rsidP="00A22B02" w:rsidRDefault="00A22B02" w14:paraId="1601E51A" w14:textId="21CD4EF3">
      <w:pPr>
        <w:ind w:firstLine="360"/>
      </w:pPr>
      <w:r w:rsidRPr="7D7E189E" w:rsidR="00A22B02">
        <w:rPr>
          <w:b w:val="1"/>
          <w:bCs w:val="1"/>
        </w:rPr>
        <w:t>Účel role:</w:t>
      </w:r>
      <w:r w:rsidRPr="7D7E189E" w:rsidR="00A22B02">
        <w:rPr>
          <w:b w:val="1"/>
          <w:bCs w:val="1"/>
        </w:rPr>
        <w:t xml:space="preserve"> </w:t>
      </w:r>
      <w:r w:rsidR="00A22B02">
        <w:rPr/>
        <w:t>Opravy návrhů OCR,</w:t>
      </w:r>
      <w:r w:rsidR="00A22B02">
        <w:rPr/>
        <w:t xml:space="preserve"> překladů, výstupů</w:t>
      </w:r>
      <w:r w:rsidR="00A22B02">
        <w:rPr/>
        <w:t xml:space="preserve"> AI, test</w:t>
      </w:r>
      <w:r w:rsidR="00A22B02">
        <w:rPr/>
        <w:t>ování</w:t>
      </w:r>
      <w:r w:rsidR="00A22B02">
        <w:rPr/>
        <w:t xml:space="preserve"> model</w:t>
      </w:r>
      <w:r w:rsidR="00A22B02">
        <w:rPr/>
        <w:t xml:space="preserve">ů apod. (bude </w:t>
      </w:r>
      <w:r w:rsidR="00A22B02">
        <w:rPr/>
        <w:t>dospecifikováno</w:t>
      </w:r>
      <w:r w:rsidR="00A22B02">
        <w:rPr/>
        <w:t>)</w:t>
      </w:r>
    </w:p>
    <w:p w:rsidR="00A22B02" w:rsidP="00A22B02" w:rsidRDefault="00A22B02" w14:paraId="0CDDDB3F" w14:textId="1430F56B">
      <w:pPr>
        <w:pStyle w:val="Odstavecseseznamem"/>
        <w:numPr>
          <w:ilvl w:val="0"/>
          <w:numId w:val="2"/>
        </w:numPr>
      </w:pPr>
      <w:r>
        <w:t>dostává notifikace příslušného m</w:t>
      </w:r>
      <w:r>
        <w:t>odulu</w:t>
      </w:r>
    </w:p>
    <w:p w:rsidR="00A22B02" w:rsidP="00A22B02" w:rsidRDefault="00A22B02" w14:paraId="3630B2FD" w14:textId="456BDB36">
      <w:pPr>
        <w:pStyle w:val="Odstavecseseznamem"/>
        <w:numPr>
          <w:ilvl w:val="0"/>
          <w:numId w:val="2"/>
        </w:numPr>
      </w:pPr>
      <w:r>
        <w:t>má právo editovat, pozastavovat spouštět procesy u jednotlivých dávek/entit/kroků zpracování</w:t>
      </w:r>
      <w:r>
        <w:t>/</w:t>
      </w:r>
    </w:p>
    <w:p w:rsidR="00A22B02" w:rsidP="00A22B02" w:rsidRDefault="00A22B02" w14:paraId="054F691C" w14:textId="2ED007BA">
      <w:pPr>
        <w:pStyle w:val="Odstavecseseznamem"/>
        <w:numPr>
          <w:ilvl w:val="0"/>
          <w:numId w:val="2"/>
        </w:numPr>
      </w:pPr>
      <w:r>
        <w:t>Vyhledává – v</w:t>
      </w:r>
      <w:r>
        <w:t xml:space="preserve"> příslušném </w:t>
      </w:r>
      <w:r>
        <w:t>modul</w:t>
      </w:r>
      <w:r>
        <w:t>u, datech pro AI funkcionality</w:t>
      </w:r>
    </w:p>
    <w:p w:rsidR="00A22B02" w:rsidP="00A22B02" w:rsidRDefault="00A22B02" w14:paraId="527FF870" w14:textId="7A47DD8B">
      <w:pPr>
        <w:pStyle w:val="Odstavecseseznamem"/>
        <w:numPr>
          <w:ilvl w:val="0"/>
          <w:numId w:val="2"/>
        </w:numPr>
      </w:pPr>
      <w:r>
        <w:t xml:space="preserve">může nahlížet na </w:t>
      </w:r>
      <w:r>
        <w:t>dotčená data a výstupy modulu</w:t>
      </w:r>
      <w:r>
        <w:t xml:space="preserve"> </w:t>
      </w:r>
    </w:p>
    <w:p w:rsidR="00A22B02" w:rsidP="00A22B02" w:rsidRDefault="00A22B02" w14:paraId="126AD368" w14:textId="037DF30B">
      <w:pPr>
        <w:pStyle w:val="Odstavecseseznamem"/>
        <w:numPr>
          <w:ilvl w:val="0"/>
          <w:numId w:val="2"/>
        </w:numPr>
      </w:pPr>
      <w:r>
        <w:t>může stahovat exporty</w:t>
      </w:r>
    </w:p>
    <w:p w:rsidR="00033EDA" w:rsidP="00033EDA" w:rsidRDefault="00033EDA" w14:paraId="11E192D7" w14:textId="77777777">
      <w:pPr>
        <w:pStyle w:val="Odstavecseseznamem"/>
      </w:pPr>
    </w:p>
    <w:p w:rsidR="009F4976" w:rsidP="00033EDA" w:rsidRDefault="00A22B02" w14:paraId="4D52ABDF" w14:textId="77777777">
      <w:pPr>
        <w:pStyle w:val="Odstavecseseznamem"/>
        <w:numPr>
          <w:ilvl w:val="0"/>
          <w:numId w:val="6"/>
        </w:numPr>
        <w:shd w:val="clear" w:color="auto" w:fill="D9E2F3" w:themeFill="accent1" w:themeFillTint="33"/>
      </w:pPr>
      <w:r w:rsidRPr="009F4976">
        <w:rPr>
          <w:b/>
          <w:bCs/>
        </w:rPr>
        <w:t>Administrátor FC/ modulu – lze kombinovat s jiným modulem</w:t>
      </w:r>
      <w:r>
        <w:t xml:space="preserve">, </w:t>
      </w:r>
      <w:r w:rsidRPr="009F4976">
        <w:rPr>
          <w:b/>
          <w:bCs/>
        </w:rPr>
        <w:t>FC</w:t>
      </w:r>
      <w:r>
        <w:t xml:space="preserve"> </w:t>
      </w:r>
    </w:p>
    <w:p w:rsidRPr="009F4976" w:rsidR="009F4976" w:rsidP="009F4976" w:rsidRDefault="009F4976" w14:paraId="7EA2D723" w14:textId="54164B10">
      <w:pPr>
        <w:pStyle w:val="Odstavecseseznamem"/>
        <w:rPr>
          <w:b/>
          <w:bCs/>
        </w:rPr>
      </w:pPr>
      <w:r w:rsidRPr="009F4976">
        <w:rPr>
          <w:b/>
          <w:bCs/>
        </w:rPr>
        <w:t xml:space="preserve">Dostupné </w:t>
      </w:r>
      <w:r w:rsidRPr="009F4976" w:rsidR="00A22B02">
        <w:rPr>
          <w:b/>
          <w:bCs/>
        </w:rPr>
        <w:t xml:space="preserve">pro všechny </w:t>
      </w:r>
      <w:r w:rsidRPr="009F4976">
        <w:rPr>
          <w:b/>
          <w:bCs/>
        </w:rPr>
        <w:t xml:space="preserve">FC a </w:t>
      </w:r>
      <w:r w:rsidRPr="009F4976" w:rsidR="00A22B02">
        <w:rPr>
          <w:b/>
          <w:bCs/>
        </w:rPr>
        <w:t>moduly</w:t>
      </w:r>
      <w:r w:rsidR="00B00213">
        <w:rPr>
          <w:b/>
          <w:bCs/>
        </w:rPr>
        <w:t xml:space="preserve"> a pro NDA jako celek</w:t>
      </w:r>
    </w:p>
    <w:p w:rsidR="00A22B02" w:rsidP="009F4976" w:rsidRDefault="00A22B02" w14:paraId="6885B50D" w14:textId="75424227">
      <w:pPr>
        <w:pStyle w:val="Odstavecseseznamem"/>
      </w:pPr>
      <w:r w:rsidRPr="001B1E0C">
        <w:rPr>
          <w:b/>
          <w:bCs/>
        </w:rPr>
        <w:t>Účel role:</w:t>
      </w:r>
      <w:r>
        <w:t xml:space="preserve"> </w:t>
      </w:r>
      <w:r>
        <w:tab/>
      </w:r>
      <w:r>
        <w:t>nastavit workflow FC/m</w:t>
      </w:r>
      <w:r w:rsidR="00F94907">
        <w:t>odulů*</w:t>
      </w:r>
    </w:p>
    <w:p w:rsidR="00A22B02" w:rsidP="00A22B02" w:rsidRDefault="00A22B02" w14:paraId="6C7FA8E8" w14:textId="0C6DE110">
      <w:pPr>
        <w:pStyle w:val="Odstavecseseznamem"/>
        <w:ind w:left="1428" w:firstLine="696"/>
      </w:pPr>
      <w:r>
        <w:t>připojit dostupné/nové nástroje, nastavit jejich verzi apod.</w:t>
      </w:r>
    </w:p>
    <w:p w:rsidR="00033EDA" w:rsidP="00A22B02" w:rsidRDefault="00033EDA" w14:paraId="6E5FE353" w14:textId="747612D8">
      <w:pPr>
        <w:pStyle w:val="Odstavecseseznamem"/>
        <w:ind w:left="1428" w:firstLine="696"/>
      </w:pPr>
      <w:r>
        <w:t>konfigurace typů balíčků</w:t>
      </w:r>
      <w:r w:rsidR="00F94907">
        <w:t>*</w:t>
      </w:r>
    </w:p>
    <w:p w:rsidR="00033EDA" w:rsidP="00A22B02" w:rsidRDefault="00033EDA" w14:paraId="6307FF9E" w14:textId="09F0C303">
      <w:pPr>
        <w:pStyle w:val="Odstavecseseznamem"/>
        <w:ind w:left="1428" w:firstLine="696"/>
      </w:pPr>
      <w:r>
        <w:t>konfigurace scénářů v Plánování uchovávání</w:t>
      </w:r>
      <w:r w:rsidR="00F94907">
        <w:t>*</w:t>
      </w:r>
    </w:p>
    <w:p w:rsidR="00A22B02" w:rsidP="00A22B02" w:rsidRDefault="00A22B02" w14:paraId="787FCFC7" w14:textId="01202FD1">
      <w:pPr>
        <w:pStyle w:val="Odstavecseseznamem"/>
        <w:ind w:left="1428" w:firstLine="696"/>
      </w:pPr>
      <w:r>
        <w:t>stahovat exporty</w:t>
      </w:r>
    </w:p>
    <w:p w:rsidR="00033EDA" w:rsidP="00A22B02" w:rsidRDefault="00033EDA" w14:paraId="4AD71DDF" w14:textId="2C9D583B">
      <w:pPr>
        <w:pStyle w:val="Odstavecseseznamem"/>
        <w:ind w:left="1428" w:firstLine="696"/>
      </w:pPr>
      <w:r>
        <w:t>download/upload konfigurací (např. stáhnout v testu, nahrát v produkci)</w:t>
      </w:r>
    </w:p>
    <w:p w:rsidR="00A22B02" w:rsidP="00A22B02" w:rsidRDefault="00A22B02" w14:paraId="5A52FD1A" w14:textId="6544CED0">
      <w:pPr>
        <w:pStyle w:val="Odstavecseseznamem"/>
        <w:ind w:left="1428" w:firstLine="696"/>
      </w:pPr>
      <w:r>
        <w:t>může nahlížet na balíčky a jejich obsah</w:t>
      </w:r>
      <w:r w:rsidR="00033EDA">
        <w:t>, na data</w:t>
      </w:r>
    </w:p>
    <w:p w:rsidR="00AD022E" w:rsidP="00AD022E" w:rsidRDefault="00AD022E" w14:paraId="088E5B12" w14:textId="0B6DE298">
      <w:pPr>
        <w:pStyle w:val="Odstavecseseznamem"/>
        <w:ind w:left="1428" w:firstLine="696"/>
      </w:pPr>
      <w:r>
        <w:t>Vyhledává – v celém NDA i jednotlivých FC/modulech</w:t>
      </w:r>
    </w:p>
    <w:p w:rsidR="00AD022E" w:rsidP="00AD022E" w:rsidRDefault="00AD022E" w14:paraId="74AE66A8" w14:textId="77777777">
      <w:pPr>
        <w:pStyle w:val="Odstavecseseznamem"/>
        <w:ind w:left="1428" w:firstLine="696"/>
      </w:pPr>
      <w:r>
        <w:t>zapnout si notifikace z určitého FC/modulu</w:t>
      </w:r>
    </w:p>
    <w:p w:rsidR="00AD022E" w:rsidP="00AD022E" w:rsidRDefault="00AD022E" w14:paraId="119AA4BB" w14:textId="61A53B3B">
      <w:pPr>
        <w:pStyle w:val="Odstavecseseznamem"/>
        <w:ind w:left="1428" w:firstLine="696"/>
      </w:pPr>
      <w:r>
        <w:t>zapnout si notifikace pouze o chybách</w:t>
      </w:r>
    </w:p>
    <w:p w:rsidR="00AD022E" w:rsidP="00AD022E" w:rsidRDefault="00B00213" w14:paraId="36BD65E1" w14:textId="28DAAB5D">
      <w:pPr>
        <w:pStyle w:val="Odstavecseseznamem"/>
        <w:ind w:left="2112"/>
      </w:pPr>
      <w:r w:rsidR="79D39824">
        <w:rPr/>
        <w:t>ADM NDA</w:t>
      </w:r>
      <w:r>
        <w:br/>
      </w:r>
      <w:r w:rsidR="218FEB53">
        <w:rPr/>
        <w:t xml:space="preserve">nastavit rozhraní, propojení mezi FC, moduly, připojit nový modul/FC, </w:t>
      </w:r>
      <w:r w:rsidR="218FEB53">
        <w:rPr/>
        <w:t>zduplikovat</w:t>
      </w:r>
      <w:r w:rsidR="218FEB53">
        <w:rPr/>
        <w:t xml:space="preserve"> modul</w:t>
      </w:r>
      <w:r w:rsidR="218FEB53">
        <w:rPr/>
        <w:t xml:space="preserve"> (</w:t>
      </w:r>
      <w:r w:rsidR="218FEB53">
        <w:rPr/>
        <w:t>nemůže měnit vnitřní procesy, editovat v FC/modulech</w:t>
      </w:r>
      <w:r w:rsidR="218FEB53">
        <w:rPr/>
        <w:t>,</w:t>
      </w:r>
      <w:r w:rsidR="218FEB53">
        <w:rPr/>
        <w:t xml:space="preserve"> např. vytvořit nové pravidlo při výskytu chyby)</w:t>
      </w:r>
    </w:p>
    <w:p w:rsidR="3F9D374F" w:rsidP="3F9D374F" w:rsidRDefault="3F9D374F" w14:paraId="32988DD8" w14:textId="1D19A3BB">
      <w:pPr>
        <w:pStyle w:val="Odstavecseseznamem"/>
        <w:ind w:left="2112"/>
      </w:pPr>
    </w:p>
    <w:p w:rsidR="37651143" w:rsidP="3F9D374F" w:rsidRDefault="37651143" w14:paraId="183B797C" w14:textId="3D86D40A">
      <w:pPr>
        <w:pStyle w:val="Odstavecseseznamem"/>
        <w:numPr>
          <w:ilvl w:val="0"/>
          <w:numId w:val="6"/>
        </w:numPr>
        <w:shd w:val="clear" w:color="auto" w:fill="D9E2F3" w:themeFill="accent1" w:themeFillTint="33"/>
        <w:rPr>
          <w:b w:val="1"/>
          <w:bCs w:val="1"/>
        </w:rPr>
      </w:pPr>
      <w:r w:rsidRPr="3F9D374F" w:rsidR="37651143">
        <w:rPr>
          <w:b w:val="1"/>
          <w:bCs w:val="1"/>
        </w:rPr>
        <w:t>Systémový Administrátor</w:t>
      </w:r>
    </w:p>
    <w:p w:rsidR="37651143" w:rsidP="3F9D374F" w:rsidRDefault="37651143" w14:paraId="3B5A02B8" w14:textId="6F4A260D">
      <w:pPr>
        <w:pStyle w:val="Odstavecseseznamem"/>
        <w:ind w:left="720"/>
      </w:pPr>
      <w:r w:rsidR="37651143">
        <w:rPr/>
        <w:t>Souhrnně pro celý NDA i jednotlivé moduly</w:t>
      </w:r>
    </w:p>
    <w:p w:rsidR="37651143" w:rsidP="3F9D374F" w:rsidRDefault="37651143" w14:paraId="145B1154" w14:textId="065E5784">
      <w:pPr>
        <w:pStyle w:val="Odstavecseseznamem"/>
        <w:ind w:left="720"/>
      </w:pPr>
      <w:r w:rsidR="37651143">
        <w:rPr/>
        <w:t>Účel role:</w:t>
      </w:r>
      <w:r>
        <w:tab/>
      </w:r>
      <w:r w:rsidR="37651143">
        <w:rPr/>
        <w:t>spravuje systém NDA</w:t>
      </w:r>
    </w:p>
    <w:p w:rsidR="37651143" w:rsidP="3F9D374F" w:rsidRDefault="37651143" w14:paraId="1A1CDD96" w14:textId="65AFD813">
      <w:pPr>
        <w:pStyle w:val="Odstavecseseznamem"/>
        <w:ind w:left="720"/>
      </w:pPr>
      <w:r w:rsidR="750E766D">
        <w:rPr/>
        <w:t xml:space="preserve">monitoring </w:t>
      </w:r>
      <w:r w:rsidR="750E766D">
        <w:rPr/>
        <w:t>Zabbix</w:t>
      </w:r>
      <w:r w:rsidR="06E285F8">
        <w:rPr/>
        <w:t xml:space="preserve">, správa konektivity, </w:t>
      </w:r>
    </w:p>
    <w:p w:rsidR="00B00213" w:rsidP="00A22B02" w:rsidRDefault="00B00213" w14:paraId="14F3D92A" w14:textId="0D6936D4">
      <w:pPr>
        <w:pStyle w:val="Odstavecseseznamem"/>
        <w:ind w:left="1428" w:firstLine="696"/>
      </w:pPr>
    </w:p>
    <w:p w:rsidRPr="00AD022E" w:rsidR="00A22B02" w:rsidP="00F07D49" w:rsidRDefault="00F94907" w14:paraId="21F179FC" w14:textId="292216F8">
      <w:r w:rsidRPr="7D7E189E" w:rsidR="00F94907">
        <w:rPr>
          <w:b w:val="1"/>
          <w:bCs w:val="1"/>
        </w:rPr>
        <w:t>*</w:t>
      </w:r>
      <w:r w:rsidRPr="7D7E189E" w:rsidR="00F07D49">
        <w:rPr>
          <w:b w:val="1"/>
          <w:bCs w:val="1"/>
        </w:rPr>
        <w:t xml:space="preserve">Nové postupy </w:t>
      </w:r>
      <w:r w:rsidRPr="7D7E189E" w:rsidR="00F94907">
        <w:rPr>
          <w:b w:val="1"/>
          <w:bCs w:val="1"/>
        </w:rPr>
        <w:t xml:space="preserve">se schvalují v rozhraní pro správu politik; </w:t>
      </w:r>
      <w:r w:rsidR="00F94907">
        <w:rPr/>
        <w:t xml:space="preserve">tam umožnit </w:t>
      </w:r>
      <w:r w:rsidR="00B00213">
        <w:rPr/>
        <w:t xml:space="preserve">vyznačit </w:t>
      </w:r>
      <w:r w:rsidR="00F07D49">
        <w:rPr/>
        <w:t>schv</w:t>
      </w:r>
      <w:r w:rsidR="00B00213">
        <w:rPr/>
        <w:t xml:space="preserve">álení, pokud </w:t>
      </w:r>
      <w:r w:rsidR="00B00213">
        <w:rPr/>
        <w:t>schválí</w:t>
      </w:r>
      <w:r w:rsidR="00B00213">
        <w:rPr/>
        <w:t xml:space="preserve"> alespoň </w:t>
      </w:r>
      <w:r w:rsidR="00F07D49">
        <w:rPr/>
        <w:t>2 operáto</w:t>
      </w:r>
      <w:r w:rsidR="00B00213">
        <w:rPr/>
        <w:t>ři</w:t>
      </w:r>
      <w:r w:rsidR="00F07D49">
        <w:rPr/>
        <w:t>/administráto</w:t>
      </w:r>
      <w:r w:rsidR="00B00213">
        <w:rPr/>
        <w:t>ři</w:t>
      </w:r>
      <w:r w:rsidR="00F07D49">
        <w:rPr/>
        <w:t xml:space="preserve"> –</w:t>
      </w:r>
      <w:r w:rsidR="00B00213">
        <w:rPr/>
        <w:t>&gt;</w:t>
      </w:r>
      <w:r w:rsidR="00F07D49">
        <w:rPr/>
        <w:t xml:space="preserve"> schv</w:t>
      </w:r>
      <w:r w:rsidR="00B00213">
        <w:rPr/>
        <w:t>á</w:t>
      </w:r>
      <w:r w:rsidR="00F07D49">
        <w:rPr/>
        <w:t>l</w:t>
      </w:r>
      <w:r w:rsidR="00B00213">
        <w:rPr/>
        <w:t>e</w:t>
      </w:r>
      <w:r w:rsidR="00F07D49">
        <w:rPr/>
        <w:t>ní politik</w:t>
      </w:r>
      <w:r w:rsidR="00B00213">
        <w:rPr/>
        <w:t>y, pravidla</w:t>
      </w:r>
      <w:r w:rsidR="00AD022E">
        <w:rPr/>
        <w:t>.</w:t>
      </w:r>
    </w:p>
    <w:sectPr w:rsidRPr="00AD022E" w:rsidR="00A22B02">
      <w:pgSz w:w="11906" w:h="16838" w:orient="portrait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xmlns:w="http://schemas.openxmlformats.org/wordprocessingml/2006/main" w:abstractNumId="6">
    <w:nsid w:val="58eb34c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1E7E0A07"/>
    <w:multiLevelType w:val="hybridMultilevel"/>
    <w:tmpl w:val="8A36C260"/>
    <w:lvl w:ilvl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2EFB7C68"/>
    <w:multiLevelType w:val="hybridMultilevel"/>
    <w:tmpl w:val="5A38AE4A"/>
    <w:lvl w:ilvl="0">
      <w:start w:val="1"/>
      <w:numFmt w:val="decimal"/>
      <w:lvlText w:val="%1."/>
      <w:lvlJc w:val="left"/>
      <w:pPr>
        <w:ind w:left="720" w:hanging="360"/>
      </w:pPr>
      <w:rPr/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44B6582"/>
    <w:multiLevelType w:val="hybridMultilevel"/>
    <w:tmpl w:val="DEC6E1B4"/>
    <w:lvl w:ilvl="0">
      <w:start w:val="1"/>
      <w:numFmt w:val="decimal"/>
      <w:lvlText w:val="%1."/>
      <w:lvlJc w:val="left"/>
      <w:pPr>
        <w:ind w:left="720" w:hanging="360"/>
      </w:pPr>
      <w:rPr/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0426B5A"/>
    <w:multiLevelType w:val="hybridMultilevel"/>
    <w:tmpl w:val="5A34DBC2"/>
    <w:lvl w:ilvl="0">
      <w:start w:val="1"/>
      <w:numFmt w:val="decimal"/>
      <w:lvlText w:val="%1."/>
      <w:lvlJc w:val="left"/>
      <w:pPr>
        <w:ind w:left="720" w:hanging="360"/>
      </w:pPr>
      <w:rPr/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F4516F1"/>
    <w:multiLevelType w:val="hybridMultilevel"/>
    <w:tmpl w:val="7938C41E"/>
    <w:lvl w:ilvl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633E0827"/>
    <w:multiLevelType w:val="hybridMultilevel"/>
    <w:tmpl w:val="C1F2FA26"/>
    <w:lvl w:ilvl="0">
      <w:numFmt w:val="bullet"/>
      <w:lvlText w:val="–"/>
      <w:lvlJc w:val="left"/>
      <w:pPr>
        <w:ind w:left="407" w:hanging="360"/>
      </w:pPr>
      <w:rPr>
        <w:rFonts w:hint="default" w:ascii="Calibri" w:hAnsi="Calibri"/>
      </w:rPr>
    </w:lvl>
    <w:lvl w:ilvl="1" w:tentative="1">
      <w:start w:val="1"/>
      <w:numFmt w:val="bullet"/>
      <w:lvlText w:val="o"/>
      <w:lvlJc w:val="left"/>
      <w:pPr>
        <w:ind w:left="1127" w:hanging="360"/>
      </w:pPr>
      <w:rPr>
        <w:rFonts w:hint="default" w:ascii="Courier New" w:hAnsi="Courier New"/>
      </w:rPr>
    </w:lvl>
    <w:lvl w:ilvl="2" w:tentative="1">
      <w:start w:val="1"/>
      <w:numFmt w:val="bullet"/>
      <w:lvlText w:val=""/>
      <w:lvlJc w:val="left"/>
      <w:pPr>
        <w:ind w:left="1847" w:hanging="360"/>
      </w:pPr>
      <w:rPr>
        <w:rFonts w:hint="default" w:ascii="Wingdings" w:hAnsi="Wingdings"/>
      </w:rPr>
    </w:lvl>
    <w:lvl w:ilvl="3" w:tentative="1">
      <w:start w:val="1"/>
      <w:numFmt w:val="bullet"/>
      <w:lvlText w:val=""/>
      <w:lvlJc w:val="left"/>
      <w:pPr>
        <w:ind w:left="2567" w:hanging="360"/>
      </w:pPr>
      <w:rPr>
        <w:rFonts w:hint="default" w:ascii="Symbol" w:hAnsi="Symbol"/>
      </w:rPr>
    </w:lvl>
    <w:lvl w:ilvl="4" w:tentative="1">
      <w:start w:val="1"/>
      <w:numFmt w:val="bullet"/>
      <w:lvlText w:val="o"/>
      <w:lvlJc w:val="left"/>
      <w:pPr>
        <w:ind w:left="3287" w:hanging="360"/>
      </w:pPr>
      <w:rPr>
        <w:rFonts w:hint="default" w:ascii="Courier New" w:hAnsi="Courier New"/>
      </w:rPr>
    </w:lvl>
    <w:lvl w:ilvl="5" w:tentative="1">
      <w:start w:val="1"/>
      <w:numFmt w:val="bullet"/>
      <w:lvlText w:val=""/>
      <w:lvlJc w:val="left"/>
      <w:pPr>
        <w:ind w:left="4007" w:hanging="360"/>
      </w:pPr>
      <w:rPr>
        <w:rFonts w:hint="default" w:ascii="Wingdings" w:hAnsi="Wingdings"/>
      </w:rPr>
    </w:lvl>
    <w:lvl w:ilvl="6" w:tentative="1">
      <w:start w:val="1"/>
      <w:numFmt w:val="bullet"/>
      <w:lvlText w:val=""/>
      <w:lvlJc w:val="left"/>
      <w:pPr>
        <w:ind w:left="4727" w:hanging="360"/>
      </w:pPr>
      <w:rPr>
        <w:rFonts w:hint="default" w:ascii="Symbol" w:hAnsi="Symbol"/>
      </w:rPr>
    </w:lvl>
    <w:lvl w:ilvl="7" w:tentative="1">
      <w:start w:val="1"/>
      <w:numFmt w:val="bullet"/>
      <w:lvlText w:val="o"/>
      <w:lvlJc w:val="left"/>
      <w:pPr>
        <w:ind w:left="5447" w:hanging="360"/>
      </w:pPr>
      <w:rPr>
        <w:rFonts w:hint="default" w:ascii="Courier New" w:hAnsi="Courier New"/>
      </w:rPr>
    </w:lvl>
    <w:lvl w:ilvl="8" w:tentative="1">
      <w:start w:val="1"/>
      <w:numFmt w:val="bullet"/>
      <w:lvlText w:val=""/>
      <w:lvlJc w:val="left"/>
      <w:pPr>
        <w:ind w:left="6167" w:hanging="360"/>
      </w:pPr>
      <w:rPr>
        <w:rFonts w:hint="default" w:ascii="Wingdings" w:hAnsi="Wingdings"/>
      </w:rPr>
    </w:lvl>
  </w:abstractNum>
  <w:num w:numId="7">
    <w:abstractNumId w:val="6"/>
  </w:num>
  <w:num w:numId="1">
    <w:abstractNumId w:val="2"/>
  </w:num>
  <w:num w:numId="2">
    <w:abstractNumId w:val="4"/>
  </w:num>
  <w:num w:numId="3">
    <w:abstractNumId w:val="0"/>
  </w:num>
  <w:num w:numId="4">
    <w:abstractNumId w:val="3"/>
  </w:num>
  <w:num w:numId="5">
    <w:abstractNumId w:val="5"/>
  </w:num>
  <w:num w:numId="6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6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15A3"/>
    <w:rsid w:val="00033EDA"/>
    <w:rsid w:val="00196FDF"/>
    <w:rsid w:val="001B1E0C"/>
    <w:rsid w:val="001C1F68"/>
    <w:rsid w:val="00202F62"/>
    <w:rsid w:val="003842D9"/>
    <w:rsid w:val="003C1021"/>
    <w:rsid w:val="004150AB"/>
    <w:rsid w:val="00417F59"/>
    <w:rsid w:val="004E5DFE"/>
    <w:rsid w:val="00564EBC"/>
    <w:rsid w:val="0056577A"/>
    <w:rsid w:val="005E2F0E"/>
    <w:rsid w:val="006B53D8"/>
    <w:rsid w:val="00767BE0"/>
    <w:rsid w:val="007B5C44"/>
    <w:rsid w:val="00855FB6"/>
    <w:rsid w:val="008745F0"/>
    <w:rsid w:val="008755FE"/>
    <w:rsid w:val="0089560E"/>
    <w:rsid w:val="009F4976"/>
    <w:rsid w:val="00A22B02"/>
    <w:rsid w:val="00AD022E"/>
    <w:rsid w:val="00B00213"/>
    <w:rsid w:val="00B021C2"/>
    <w:rsid w:val="00B35146"/>
    <w:rsid w:val="00BC5A45"/>
    <w:rsid w:val="00C762C2"/>
    <w:rsid w:val="00C915A3"/>
    <w:rsid w:val="00CB0E07"/>
    <w:rsid w:val="00CD6E8F"/>
    <w:rsid w:val="00F07D49"/>
    <w:rsid w:val="00F94907"/>
    <w:rsid w:val="04F304C1"/>
    <w:rsid w:val="06E285F8"/>
    <w:rsid w:val="0877D1A9"/>
    <w:rsid w:val="10F03BE2"/>
    <w:rsid w:val="1BDD9D01"/>
    <w:rsid w:val="1DD558CB"/>
    <w:rsid w:val="1E77F027"/>
    <w:rsid w:val="207FF378"/>
    <w:rsid w:val="20A6D081"/>
    <w:rsid w:val="20B53D90"/>
    <w:rsid w:val="218FEB53"/>
    <w:rsid w:val="24EC9CDD"/>
    <w:rsid w:val="265C7AEF"/>
    <w:rsid w:val="2B6BA345"/>
    <w:rsid w:val="37651143"/>
    <w:rsid w:val="37A26E5A"/>
    <w:rsid w:val="3874E056"/>
    <w:rsid w:val="3947303F"/>
    <w:rsid w:val="3F9D374F"/>
    <w:rsid w:val="402D3640"/>
    <w:rsid w:val="42286903"/>
    <w:rsid w:val="46DC596A"/>
    <w:rsid w:val="49AD189F"/>
    <w:rsid w:val="4AB3D39C"/>
    <w:rsid w:val="4BF1CDF4"/>
    <w:rsid w:val="4D71307D"/>
    <w:rsid w:val="4E80EB81"/>
    <w:rsid w:val="53102360"/>
    <w:rsid w:val="62013675"/>
    <w:rsid w:val="69482BFD"/>
    <w:rsid w:val="6F57D3E1"/>
    <w:rsid w:val="70144C9B"/>
    <w:rsid w:val="720932AD"/>
    <w:rsid w:val="750E766D"/>
    <w:rsid w:val="79AA121E"/>
    <w:rsid w:val="79D39824"/>
    <w:rsid w:val="7D7E189E"/>
    <w:rsid w:val="7F01DE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7FF16B"/>
  <w15:chartTrackingRefBased/>
  <w15:docId w15:val="{EB18C34C-89D7-4D74-B7F5-86082B961DF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ln" w:default="1">
    <w:name w:val="Normal"/>
    <w:qFormat/>
    <w:rsid w:val="001C1F68"/>
  </w:style>
  <w:style w:type="paragraph" w:styleId="Nadpis1">
    <w:name w:val="heading 1"/>
    <w:basedOn w:val="Normln"/>
    <w:next w:val="Normln"/>
    <w:link w:val="Nadpis1Char"/>
    <w:uiPriority w:val="9"/>
    <w:qFormat/>
    <w:rsid w:val="00855FB6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855FB6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1B1E0C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character" w:styleId="Standardnpsmoodstavce" w:default="1">
    <w:name w:val="Default Paragraph Font"/>
    <w:uiPriority w:val="1"/>
    <w:semiHidden/>
    <w:unhideWhenUsed/>
  </w:style>
  <w:style w:type="table" w:styleId="Normlntabulka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Bezseznamu" w:default="1">
    <w:name w:val="No List"/>
    <w:uiPriority w:val="99"/>
    <w:semiHidden/>
    <w:unhideWhenUsed/>
  </w:style>
  <w:style w:type="paragraph" w:styleId="Odstavecseseznamem">
    <w:name w:val="List Paragraph"/>
    <w:basedOn w:val="Normln"/>
    <w:uiPriority w:val="34"/>
    <w:qFormat/>
    <w:rsid w:val="00C915A3"/>
    <w:pPr>
      <w:ind w:left="720"/>
      <w:contextualSpacing/>
    </w:pPr>
  </w:style>
  <w:style w:type="character" w:styleId="Nadpis2Char" w:customStyle="1">
    <w:name w:val="Nadpis 2 Char"/>
    <w:basedOn w:val="Standardnpsmoodstavce"/>
    <w:link w:val="Nadpis2"/>
    <w:uiPriority w:val="9"/>
    <w:rsid w:val="00855FB6"/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character" w:styleId="Nadpis1Char" w:customStyle="1">
    <w:name w:val="Nadpis 1 Char"/>
    <w:basedOn w:val="Standardnpsmoodstavce"/>
    <w:link w:val="Nadpis1"/>
    <w:uiPriority w:val="9"/>
    <w:rsid w:val="00855FB6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Nadpis3Char" w:customStyle="1">
    <w:name w:val="Nadpis 3 Char"/>
    <w:basedOn w:val="Standardnpsmoodstavce"/>
    <w:link w:val="Nadpis3"/>
    <w:uiPriority w:val="9"/>
    <w:rsid w:val="001B1E0C"/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table" w:styleId="Mkatabulky">
    <w:name w:val="Table Grid"/>
    <w:basedOn w:val="Normlntabulka"/>
    <w:uiPriority w:val="39"/>
    <w:rsid w:val="0089560E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Odkaznakoment">
    <w:name w:val="annotation reference"/>
    <w:basedOn w:val="Standardnpsmoodstavce"/>
    <w:uiPriority w:val="99"/>
    <w:semiHidden/>
    <w:unhideWhenUsed/>
    <w:rsid w:val="006B53D8"/>
    <w:rPr>
      <w:sz w:val="16"/>
      <w:szCs w:val="16"/>
    </w:rPr>
  </w:style>
  <w:style w:type="paragraph" w:styleId="Textkomente">
    <w:name w:val="annotation text"/>
    <w:basedOn w:val="Normln"/>
    <w:link w:val="TextkomenteChar"/>
    <w:uiPriority w:val="99"/>
    <w:semiHidden/>
    <w:unhideWhenUsed/>
    <w:rsid w:val="006B53D8"/>
    <w:pPr>
      <w:spacing w:line="240" w:lineRule="auto"/>
    </w:pPr>
    <w:rPr>
      <w:sz w:val="20"/>
      <w:szCs w:val="20"/>
    </w:rPr>
  </w:style>
  <w:style w:type="character" w:styleId="TextkomenteChar" w:customStyle="1">
    <w:name w:val="Text komentáře Char"/>
    <w:basedOn w:val="Standardnpsmoodstavce"/>
    <w:link w:val="Textkomente"/>
    <w:uiPriority w:val="99"/>
    <w:semiHidden/>
    <w:rsid w:val="006B53D8"/>
    <w:rPr>
      <w:sz w:val="20"/>
      <w:szCs w:val="20"/>
    </w:rPr>
  </w:style>
  <w:style w:type="paragraph" w:styleId="Pedmtkomente">
    <w:name w:val="annotation subject"/>
    <w:basedOn w:val="Textkomente"/>
    <w:next w:val="Textkomente"/>
    <w:link w:val="PedmtkomenteChar"/>
    <w:uiPriority w:val="99"/>
    <w:semiHidden/>
    <w:unhideWhenUsed/>
    <w:rsid w:val="006B53D8"/>
    <w:rPr>
      <w:b/>
      <w:bCs/>
    </w:rPr>
  </w:style>
  <w:style w:type="character" w:styleId="PedmtkomenteChar" w:customStyle="1">
    <w:name w:val="Předmět komentáře Char"/>
    <w:basedOn w:val="TextkomenteChar"/>
    <w:link w:val="Pedmtkomente"/>
    <w:uiPriority w:val="99"/>
    <w:semiHidden/>
    <w:rsid w:val="006B53D8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0847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789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300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628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63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762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503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036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649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067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56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88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53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116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141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090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951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89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49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907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769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499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741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63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180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511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166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655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804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084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424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200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895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202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658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393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899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666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791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878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90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55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554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13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259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251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061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774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159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457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114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122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108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77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ettings" Target="settings.xml" Id="rId3" /><Relationship Type="http://schemas.openxmlformats.org/officeDocument/2006/relationships/customXml" Target="../customXml/item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../customXml/item3.xml" Id="rId9" /></Relationships>
</file>

<file path=word/theme/theme1.xml><?xml version="1.0" encoding="utf-8"?>
<a:theme xmlns:a="http://schemas.openxmlformats.org/drawingml/2006/main" xmlns:thm15="http://schemas.microsoft.com/office/thememl/2012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B0641B8200DCEA4AB3B7D0161BF8950F" ma:contentTypeVersion="12" ma:contentTypeDescription="Vytvoří nový dokument" ma:contentTypeScope="" ma:versionID="3fd46153c5d59b85e7aa3b4bf8dbebf5">
  <xsd:schema xmlns:xsd="http://www.w3.org/2001/XMLSchema" xmlns:xs="http://www.w3.org/2001/XMLSchema" xmlns:p="http://schemas.microsoft.com/office/2006/metadata/properties" xmlns:ns2="680edd9f-16ee-436b-8b1d-d3113729ffe5" xmlns:ns3="9b2d4bf5-9887-40b8-8577-3e47ca2440ab" targetNamespace="http://schemas.microsoft.com/office/2006/metadata/properties" ma:root="true" ma:fieldsID="e26e1ad8b050057eddca0d238a5e8205" ns2:_="" ns3:_="">
    <xsd:import namespace="680edd9f-16ee-436b-8b1d-d3113729ffe5"/>
    <xsd:import namespace="9b2d4bf5-9887-40b8-8577-3e47ca2440a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0edd9f-16ee-436b-8b1d-d3113729ffe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Značky obrázků" ma:readOnly="false" ma:fieldId="{5cf76f15-5ced-4ddc-b409-7134ff3c332f}" ma:taxonomyMulti="true" ma:sspId="70f10ce3-8114-4644-9956-04b5ce38d42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2d4bf5-9887-40b8-8577-3e47ca2440ab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dcf91445-5eca-4def-801e-945d8fc1fd10}" ma:internalName="TaxCatchAll" ma:showField="CatchAllData" ma:web="9b2d4bf5-9887-40b8-8577-3e47ca2440a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b2d4bf5-9887-40b8-8577-3e47ca2440ab" xsi:nil="true"/>
    <lcf76f155ced4ddcb4097134ff3c332f xmlns="680edd9f-16ee-436b-8b1d-d3113729ffe5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9791B161-FD61-43C0-BD2C-D5F164D0E6CC}"/>
</file>

<file path=customXml/itemProps2.xml><?xml version="1.0" encoding="utf-8"?>
<ds:datastoreItem xmlns:ds="http://schemas.openxmlformats.org/officeDocument/2006/customXml" ds:itemID="{C4658D5D-26FF-4C2E-97FE-B32A2694B5E9}"/>
</file>

<file path=customXml/itemProps3.xml><?xml version="1.0" encoding="utf-8"?>
<ds:datastoreItem xmlns:ds="http://schemas.openxmlformats.org/officeDocument/2006/customXml" ds:itemID="{1DBA70C0-49F8-47C5-B36E-1A2879A8DE62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Nimrichtrová Pavlína</dc:creator>
  <keywords/>
  <dc:description/>
  <lastModifiedBy>Guest Nimrichtrová Pavlína</lastModifiedBy>
  <revision>11</revision>
  <dcterms:created xsi:type="dcterms:W3CDTF">2026-01-27T13:26:00.0000000Z</dcterms:created>
  <dcterms:modified xsi:type="dcterms:W3CDTF">2026-03-09T09:42:11.6382128Z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0x010100B0641B8200DCEA4AB3B7D0161BF8950F</vt:lpwstr>
  </property>
  <property fmtid="{D5CDD505-2E9C-101B-9397-08002B2CF9AE}" pid="3" name="MediaServiceImageTags">
    <vt:lpwstr/>
  </property>
</Properties>
</file>